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0CC0" w:rsidRPr="00280D5F" w:rsidRDefault="00F20CC0" w:rsidP="00F20CC0">
      <w:pPr>
        <w:jc w:val="center"/>
        <w:rPr>
          <w:rFonts w:ascii="Arial" w:eastAsia="Times New Roman" w:hAnsi="Arial" w:cs="Arial"/>
          <w:sz w:val="50"/>
          <w:szCs w:val="50"/>
        </w:rPr>
      </w:pPr>
      <w:r w:rsidRPr="00280D5F">
        <w:rPr>
          <w:rFonts w:ascii="Arial" w:eastAsia="Times New Roman" w:hAnsi="Arial" w:cs="Arial"/>
          <w:sz w:val="50"/>
          <w:szCs w:val="50"/>
        </w:rPr>
        <w:t>Sistemas de control I</w:t>
      </w:r>
    </w:p>
    <w:p w:rsidR="00F20CC0" w:rsidRPr="00280D5F" w:rsidRDefault="00F20CC0" w:rsidP="00F20CC0">
      <w:pPr>
        <w:jc w:val="center"/>
        <w:rPr>
          <w:rFonts w:ascii="Arial" w:eastAsia="Times New Roman" w:hAnsi="Arial" w:cs="Arial"/>
        </w:rPr>
      </w:pPr>
      <w:r w:rsidRPr="00280D5F">
        <w:rPr>
          <w:rFonts w:ascii="Arial" w:eastAsia="Times New Roman" w:hAnsi="Arial" w:cs="Arial"/>
        </w:rPr>
        <w:t>Monografía</w:t>
      </w: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Universidad Nacional de Córdoba</w:t>
      </w: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Facultad de Ciencias Exactas, Físicas y Naturales</w:t>
      </w: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Integrantes:</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Colazo, Agustín (38.986.764)</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Passaglia, Nicolás (38.987.149)</w:t>
      </w:r>
    </w:p>
    <w:p w:rsidR="00F20CC0" w:rsidRPr="00280D5F" w:rsidRDefault="00F20CC0" w:rsidP="00F20CC0">
      <w:pPr>
        <w:rPr>
          <w:rFonts w:ascii="Arial" w:eastAsia="Times New Roman" w:hAnsi="Arial" w:cs="Arial"/>
          <w:sz w:val="32"/>
          <w:szCs w:val="32"/>
        </w:rPr>
      </w:pPr>
    </w:p>
    <w:p w:rsidR="00F20CC0" w:rsidRPr="00280D5F" w:rsidRDefault="00F20CC0" w:rsidP="00F20CC0">
      <w:pPr>
        <w:pStyle w:val="Prrafodelista"/>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br/>
      </w:r>
      <w:r w:rsidRPr="00280D5F">
        <w:rPr>
          <w:rFonts w:ascii="Arial" w:eastAsia="Times New Roman" w:hAnsi="Arial" w:cs="Arial"/>
          <w:sz w:val="32"/>
          <w:szCs w:val="32"/>
        </w:rPr>
        <w:br/>
      </w:r>
      <w:r w:rsidRPr="00280D5F">
        <w:rPr>
          <w:rFonts w:ascii="Arial" w:eastAsia="Times New Roman" w:hAnsi="Arial" w:cs="Arial"/>
          <w:sz w:val="32"/>
          <w:szCs w:val="32"/>
        </w:rPr>
        <w:br/>
      </w:r>
    </w:p>
    <w:p w:rsidR="00F20CC0" w:rsidRPr="00280D5F" w:rsidRDefault="00F20CC0" w:rsidP="00F20CC0">
      <w:pPr>
        <w:rPr>
          <w:rFonts w:ascii="Arial" w:eastAsia="Times New Roman" w:hAnsi="Arial" w:cs="Arial"/>
          <w:sz w:val="32"/>
          <w:szCs w:val="32"/>
          <w:u w:val="single"/>
        </w:rPr>
      </w:pPr>
    </w:p>
    <w:p w:rsidR="00F20CC0" w:rsidRPr="00280D5F" w:rsidRDefault="00F20CC0" w:rsidP="00F20CC0">
      <w:pPr>
        <w:rPr>
          <w:rFonts w:ascii="Arial" w:eastAsia="Times New Roman" w:hAnsi="Arial" w:cs="Arial"/>
          <w:sz w:val="32"/>
          <w:szCs w:val="32"/>
          <w:u w:val="single"/>
        </w:rPr>
      </w:pPr>
      <w:r w:rsidRPr="00280D5F">
        <w:rPr>
          <w:rFonts w:ascii="Arial" w:eastAsia="Times New Roman" w:hAnsi="Arial" w:cs="Arial"/>
          <w:sz w:val="32"/>
          <w:szCs w:val="32"/>
          <w:u w:val="single"/>
        </w:rPr>
        <w:t>nicopassaglia@hotmail.com</w:t>
      </w:r>
    </w:p>
    <w:p w:rsidR="00F20CC0" w:rsidRPr="00280D5F" w:rsidRDefault="00915C7D" w:rsidP="00F20CC0">
      <w:pPr>
        <w:rPr>
          <w:rFonts w:ascii="Arial" w:eastAsia="Times New Roman" w:hAnsi="Arial" w:cs="Arial"/>
          <w:sz w:val="32"/>
          <w:szCs w:val="32"/>
        </w:rPr>
      </w:pPr>
      <w:hyperlink r:id="rId9" w:history="1">
        <w:r w:rsidR="00F20CC0" w:rsidRPr="00280D5F">
          <w:rPr>
            <w:rStyle w:val="Hipervnculo"/>
            <w:rFonts w:ascii="Arial" w:eastAsia="Times New Roman" w:hAnsi="Arial" w:cs="Arial"/>
            <w:color w:val="auto"/>
            <w:sz w:val="32"/>
            <w:szCs w:val="32"/>
          </w:rPr>
          <w:t>agustin.colazo@gmail.com</w:t>
        </w:r>
      </w:hyperlink>
      <w:r w:rsidR="00F20CC0" w:rsidRPr="00280D5F">
        <w:rPr>
          <w:rFonts w:ascii="Arial" w:eastAsia="Times New Roman" w:hAnsi="Arial" w:cs="Arial"/>
          <w:sz w:val="32"/>
          <w:szCs w:val="32"/>
        </w:rPr>
        <w:br/>
      </w:r>
    </w:p>
    <w:p w:rsidR="00F20CC0" w:rsidRPr="00280D5F" w:rsidRDefault="00F20CC0" w:rsidP="00F20CC0">
      <w:pPr>
        <w:jc w:val="right"/>
        <w:rPr>
          <w:rFonts w:ascii="Arial" w:eastAsia="Times New Roman" w:hAnsi="Arial" w:cs="Arial"/>
          <w:sz w:val="32"/>
          <w:szCs w:val="32"/>
        </w:rPr>
      </w:pPr>
      <w:r w:rsidRPr="00280D5F">
        <w:rPr>
          <w:rFonts w:ascii="Arial" w:eastAsia="Times New Roman" w:hAnsi="Arial" w:cs="Arial"/>
          <w:sz w:val="32"/>
          <w:szCs w:val="32"/>
        </w:rPr>
        <w:t>Córdoba, 2016</w:t>
      </w:r>
    </w:p>
    <w:p w:rsidR="00F20CC0" w:rsidRPr="00280D5F" w:rsidRDefault="00F20CC0" w:rsidP="00F20CC0">
      <w:pPr>
        <w:pStyle w:val="Ttulo"/>
        <w:rPr>
          <w:rFonts w:ascii="Arial" w:eastAsia="Times New Roman" w:hAnsi="Arial" w:cs="Arial"/>
          <w:color w:val="auto"/>
          <w:spacing w:val="0"/>
          <w:kern w:val="0"/>
          <w:sz w:val="32"/>
          <w:szCs w:val="32"/>
        </w:rPr>
      </w:pPr>
    </w:p>
    <w:p w:rsidR="00F20CC0" w:rsidRPr="00280D5F" w:rsidRDefault="00F20CC0" w:rsidP="00F20CC0">
      <w:pPr>
        <w:pStyle w:val="Ttulo"/>
        <w:rPr>
          <w:rFonts w:ascii="Arial" w:hAnsi="Arial" w:cs="Arial"/>
          <w:lang w:val="es-ES"/>
        </w:rPr>
      </w:pPr>
      <w:r w:rsidRPr="00280D5F">
        <w:rPr>
          <w:rFonts w:ascii="Arial" w:hAnsi="Arial" w:cs="Arial"/>
          <w:lang w:val="es-ES"/>
        </w:rPr>
        <w:lastRenderedPageBreak/>
        <w:t>Diseño de un Sistema de Control lineal</w:t>
      </w:r>
    </w:p>
    <w:p w:rsidR="00F20CC0" w:rsidRPr="00280D5F" w:rsidRDefault="00F20CC0" w:rsidP="00F20CC0">
      <w:pPr>
        <w:pStyle w:val="Ttulo1"/>
        <w:rPr>
          <w:rFonts w:ascii="Arial" w:hAnsi="Arial" w:cs="Arial"/>
          <w:lang w:val="es-ES"/>
        </w:rPr>
      </w:pPr>
      <w:r w:rsidRPr="00280D5F">
        <w:rPr>
          <w:rFonts w:ascii="Arial" w:hAnsi="Arial" w:cs="Arial"/>
          <w:lang w:val="es-ES"/>
        </w:rPr>
        <w:t>Introducción</w:t>
      </w:r>
    </w:p>
    <w:p w:rsidR="000C6967" w:rsidRPr="00280D5F" w:rsidRDefault="00F20CC0" w:rsidP="00F20CC0">
      <w:pPr>
        <w:rPr>
          <w:rFonts w:ascii="Arial" w:hAnsi="Arial" w:cs="Arial"/>
          <w:lang w:val="es-ES"/>
        </w:rPr>
      </w:pPr>
      <w:r w:rsidRPr="00280D5F">
        <w:rPr>
          <w:rFonts w:ascii="Arial" w:hAnsi="Arial" w:cs="Arial"/>
          <w:lang w:val="es-ES"/>
        </w:rPr>
        <w:t>En este trabajo se busca desarrollar y simular un sistema de control que represente un sistema físico real, utilizando para esto lo aprendido durante el curso Sistemas de Control I. La situación planteada es la de un pequeño auto al cual a través de un potenciómetro angular se le mide la distancia recorrida, la idea es que luego de un cierto valor determinado y predefinido de distancia el auto se frene teniendo una inmejorable precisión. La intención del proyecto sería que este auto pueda ser utilizable en expediciones de geología y biología para la captura de imágenes en lugares inalcanzables por el hombre o para el acercamiento a muestras en los que la mano del hombre podría traer resultados catastróficos.</w:t>
      </w:r>
    </w:p>
    <w:p w:rsidR="00F20CC0" w:rsidRPr="00280D5F" w:rsidRDefault="00101617" w:rsidP="00F20CC0">
      <w:pPr>
        <w:rPr>
          <w:rFonts w:ascii="Arial" w:hAnsi="Arial" w:cs="Arial"/>
          <w:lang w:val="es-ES"/>
        </w:rPr>
      </w:pPr>
      <w:r>
        <w:rPr>
          <w:rFonts w:ascii="Arial" w:hAnsi="Arial" w:cs="Arial"/>
          <w:noProof/>
          <w:lang w:val="es-ES" w:eastAsia="es-ES"/>
        </w:rPr>
        <mc:AlternateContent>
          <mc:Choice Requires="wps">
            <w:drawing>
              <wp:anchor distT="45720" distB="45720" distL="114300" distR="114300" simplePos="0" relativeHeight="251676672" behindDoc="1" locked="0" layoutInCell="1" allowOverlap="1">
                <wp:simplePos x="0" y="0"/>
                <wp:positionH relativeFrom="column">
                  <wp:posOffset>-3810</wp:posOffset>
                </wp:positionH>
                <wp:positionV relativeFrom="paragraph">
                  <wp:posOffset>2176145</wp:posOffset>
                </wp:positionV>
                <wp:extent cx="2160270" cy="263525"/>
                <wp:effectExtent l="0" t="0" r="0" b="3175"/>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C7D" w:rsidRPr="00A20158" w:rsidRDefault="00915C7D">
                            <w:pPr>
                              <w:rPr>
                                <w:lang w:val="es-ES"/>
                              </w:rPr>
                            </w:pPr>
                            <w:r>
                              <w:rPr>
                                <w:lang w:val="es-ES"/>
                              </w:rPr>
                              <w:t>Fig. 1</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pt;margin-top:171.35pt;width:170.1pt;height:20.75pt;z-index:-2516398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" stroked="f">
                <v:textbox>
                  <w:txbxContent>
                    <w:p w:rsidR="00915C7D" w:rsidRPr="00A20158" w:rsidRDefault="00915C7D">
                      <w:pPr>
                        <w:rPr>
                          <w:lang w:val="es-ES"/>
                        </w:rPr>
                      </w:pPr>
                      <w:r>
                        <w:rPr>
                          <w:lang w:val="es-ES"/>
                        </w:rPr>
                        <w:t>Fig. 1</w:t>
                      </w:r>
                    </w:p>
                  </w:txbxContent>
                </v:textbox>
              </v:shape>
            </w:pict>
          </mc:Fallback>
        </mc:AlternateContent>
      </w:r>
      <w:r w:rsidR="00F20CC0" w:rsidRPr="00280D5F">
        <w:rPr>
          <w:rFonts w:ascii="Arial" w:hAnsi="Arial" w:cs="Arial"/>
          <w:noProof/>
          <w:lang w:val="es-ES" w:eastAsia="es-ES"/>
        </w:rPr>
        <w:drawing>
          <wp:inline distT="0" distB="0" distL="0" distR="0">
            <wp:extent cx="5637593" cy="2171700"/>
            <wp:effectExtent l="0" t="0" r="1270" b="0"/>
            <wp:docPr id="1" name="Imagen 1" descr="http://www.themarysue.com/wp-content/uploads/2013/08/curiosity-rover-lead.jpg#geek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marysue.com/wp-content/uploads/2013/08/curiosity-rover-lead.jpg#geeko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890" cy="2176052"/>
                    </a:xfrm>
                    <a:prstGeom prst="rect">
                      <a:avLst/>
                    </a:prstGeom>
                    <a:noFill/>
                    <a:ln>
                      <a:noFill/>
                    </a:ln>
                  </pic:spPr>
                </pic:pic>
              </a:graphicData>
            </a:graphic>
          </wp:inline>
        </w:drawing>
      </w:r>
    </w:p>
    <w:p w:rsidR="00A20158" w:rsidRPr="00280D5F" w:rsidRDefault="00A20158" w:rsidP="00F20CC0">
      <w:pPr>
        <w:rPr>
          <w:rFonts w:ascii="Arial" w:hAnsi="Arial" w:cs="Arial"/>
          <w:lang w:val="es-ES"/>
        </w:rPr>
      </w:pPr>
    </w:p>
    <w:p w:rsidR="00F20CC0" w:rsidRPr="00280D5F" w:rsidRDefault="00F20CC0" w:rsidP="00F20CC0">
      <w:pPr>
        <w:rPr>
          <w:rFonts w:ascii="Arial" w:hAnsi="Arial" w:cs="Arial"/>
          <w:lang w:val="es-ES"/>
        </w:rPr>
      </w:pPr>
      <w:r w:rsidRPr="00280D5F">
        <w:rPr>
          <w:rFonts w:ascii="Arial" w:hAnsi="Arial" w:cs="Arial"/>
          <w:lang w:val="es-ES"/>
        </w:rPr>
        <w:t>Para modelar esta situación se hicieron varias simplificaciones físicas para evitar alinealidades y di</w:t>
      </w:r>
      <w:r w:rsidR="00B2668C" w:rsidRPr="00280D5F">
        <w:rPr>
          <w:rFonts w:ascii="Arial" w:hAnsi="Arial" w:cs="Arial"/>
          <w:lang w:val="es-ES"/>
        </w:rPr>
        <w:t>sminuir la complejidad mecánica.</w:t>
      </w:r>
    </w:p>
    <w:p w:rsidR="00F20CC0" w:rsidRPr="00280D5F" w:rsidRDefault="00F20CC0" w:rsidP="00F20CC0">
      <w:pPr>
        <w:pStyle w:val="Ttulo1"/>
        <w:rPr>
          <w:rFonts w:ascii="Arial" w:hAnsi="Arial" w:cs="Arial"/>
          <w:lang w:val="es-ES"/>
        </w:rPr>
      </w:pPr>
      <w:r w:rsidRPr="00280D5F">
        <w:rPr>
          <w:rFonts w:ascii="Arial" w:hAnsi="Arial" w:cs="Arial"/>
          <w:lang w:val="es-ES"/>
        </w:rPr>
        <w:t>Problemática</w:t>
      </w:r>
    </w:p>
    <w:p w:rsidR="00F20CC0" w:rsidRPr="00280D5F" w:rsidRDefault="00F20CC0" w:rsidP="00F20CC0">
      <w:pPr>
        <w:rPr>
          <w:rFonts w:ascii="Arial" w:hAnsi="Arial" w:cs="Arial"/>
        </w:rPr>
      </w:pPr>
      <w:r w:rsidRPr="00280D5F">
        <w:rPr>
          <w:rFonts w:ascii="Arial" w:hAnsi="Arial" w:cs="Arial"/>
        </w:rPr>
        <w:t>Por lo tanto la problemática planteada</w:t>
      </w:r>
      <w:r w:rsidR="00F002EA" w:rsidRPr="00280D5F">
        <w:rPr>
          <w:rFonts w:ascii="Arial" w:hAnsi="Arial" w:cs="Arial"/>
        </w:rPr>
        <w:t xml:space="preserve"> es la siguiente. Necesitamos que lo</w:t>
      </w:r>
      <w:r w:rsidRPr="00280D5F">
        <w:rPr>
          <w:rFonts w:ascii="Arial" w:hAnsi="Arial" w:cs="Arial"/>
        </w:rPr>
        <w:t>gre detenerse con total precisión luego de una determinada distancia recorrida por lo tanto e</w:t>
      </w:r>
      <w:r w:rsidR="008B0E24">
        <w:rPr>
          <w:rFonts w:ascii="Arial" w:hAnsi="Arial" w:cs="Arial"/>
        </w:rPr>
        <w:t>l sobrepaso debe ser menor a 0.</w:t>
      </w:r>
      <w:r w:rsidRPr="00280D5F">
        <w:rPr>
          <w:rFonts w:ascii="Arial" w:hAnsi="Arial" w:cs="Arial"/>
        </w:rPr>
        <w:t xml:space="preserve">1%, además </w:t>
      </w:r>
      <w:r w:rsidR="00F002EA" w:rsidRPr="00280D5F">
        <w:rPr>
          <w:rFonts w:ascii="Arial" w:hAnsi="Arial" w:cs="Arial"/>
        </w:rPr>
        <w:t>también es deseable que el sistema no sea muy lento por lo que fijamos un ti</w:t>
      </w:r>
      <w:r w:rsidR="005A2DA9" w:rsidRPr="00280D5F">
        <w:rPr>
          <w:rFonts w:ascii="Arial" w:hAnsi="Arial" w:cs="Arial"/>
        </w:rPr>
        <w:t>empo de levantamiento menor a 1</w:t>
      </w:r>
      <w:r w:rsidR="008B0E24">
        <w:rPr>
          <w:rFonts w:ascii="Arial" w:hAnsi="Arial" w:cs="Arial"/>
        </w:rPr>
        <w:t>.4</w:t>
      </w:r>
      <w:r w:rsidR="00B2668C"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20CC0">
      <w:pPr>
        <w:rPr>
          <w:rFonts w:ascii="Arial" w:hAnsi="Arial" w:cs="Arial"/>
        </w:rPr>
      </w:pPr>
      <w:r w:rsidRPr="00280D5F">
        <w:rPr>
          <w:rFonts w:ascii="Arial" w:hAnsi="Arial" w:cs="Arial"/>
        </w:rPr>
        <w:t>Resumiendo, los requerimientos de diseño son:</w:t>
      </w:r>
    </w:p>
    <w:p w:rsidR="00F002EA" w:rsidRPr="00280D5F" w:rsidRDefault="008B0E24" w:rsidP="00F002EA">
      <w:pPr>
        <w:pStyle w:val="Prrafodelista"/>
        <w:numPr>
          <w:ilvl w:val="0"/>
          <w:numId w:val="2"/>
        </w:numPr>
        <w:rPr>
          <w:rFonts w:ascii="Arial" w:hAnsi="Arial" w:cs="Arial"/>
        </w:rPr>
      </w:pPr>
      <w:r>
        <w:rPr>
          <w:rFonts w:ascii="Arial" w:hAnsi="Arial" w:cs="Arial"/>
        </w:rPr>
        <w:t>Sobrepaso &lt; 0.</w:t>
      </w:r>
      <w:r w:rsidR="00F002EA" w:rsidRPr="00280D5F">
        <w:rPr>
          <w:rFonts w:ascii="Arial" w:hAnsi="Arial" w:cs="Arial"/>
        </w:rPr>
        <w:t>1%</w:t>
      </w:r>
    </w:p>
    <w:p w:rsidR="00F002EA" w:rsidRPr="00280D5F" w:rsidRDefault="005A2DA9" w:rsidP="00F002EA">
      <w:pPr>
        <w:pStyle w:val="Prrafodelista"/>
        <w:numPr>
          <w:ilvl w:val="0"/>
          <w:numId w:val="2"/>
        </w:numPr>
        <w:rPr>
          <w:rFonts w:ascii="Arial" w:hAnsi="Arial" w:cs="Arial"/>
        </w:rPr>
      </w:pPr>
      <w:r w:rsidRPr="00280D5F">
        <w:rPr>
          <w:rFonts w:ascii="Arial" w:hAnsi="Arial" w:cs="Arial"/>
        </w:rPr>
        <w:t>Tiempo de Levantamiento &lt; 1</w:t>
      </w:r>
      <w:r w:rsidR="008B0E24">
        <w:rPr>
          <w:rFonts w:ascii="Arial" w:hAnsi="Arial" w:cs="Arial"/>
        </w:rPr>
        <w:t>.4</w:t>
      </w:r>
      <w:r w:rsidR="00821D5E"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pStyle w:val="Ttulo"/>
        <w:jc w:val="center"/>
        <w:rPr>
          <w:rFonts w:ascii="Arial" w:hAnsi="Arial" w:cs="Arial"/>
          <w:lang w:val="es-ES"/>
        </w:rPr>
      </w:pPr>
      <w:r w:rsidRPr="00280D5F">
        <w:rPr>
          <w:rFonts w:ascii="Arial" w:hAnsi="Arial" w:cs="Arial"/>
          <w:lang w:val="es-ES"/>
        </w:rPr>
        <w:t>Modelado Matemático</w:t>
      </w:r>
    </w:p>
    <w:p w:rsidR="00F002EA" w:rsidRPr="00280D5F" w:rsidRDefault="00F002EA" w:rsidP="00F002EA">
      <w:pPr>
        <w:pStyle w:val="Ttulo2"/>
        <w:rPr>
          <w:rFonts w:ascii="Arial" w:hAnsi="Arial" w:cs="Arial"/>
          <w:lang w:val="es-ES"/>
        </w:rPr>
      </w:pPr>
      <w:r w:rsidRPr="00280D5F">
        <w:rPr>
          <w:rFonts w:ascii="Arial" w:hAnsi="Arial" w:cs="Arial"/>
          <w:lang w:val="es-ES"/>
        </w:rPr>
        <w:t>Obtención de la función de transferencia</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Se va a implementar el modelado de un motor de corriente continua de imán permanente, se ha optado por éstos ya que no requieren una fuente externa que genere flujo magnético lo que simplifica el control y además de esto suelen ser muy eficientes y tener una buena relación par-peso.</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Para comenzar con el modelado podemos pensar al motor como un circuito donde tenemos una tensión de entrada, una resistencia propia de la armadura y una inductancia presente en los terminales y una fuerza contra electromotriz. </w:t>
      </w:r>
    </w:p>
    <w:p w:rsidR="00F002EA" w:rsidRPr="00280D5F" w:rsidRDefault="00101617" w:rsidP="00F002EA">
      <w:pPr>
        <w:rPr>
          <w:rFonts w:ascii="Arial" w:eastAsia="Times New Roman" w:hAnsi="Arial" w:cs="Arial"/>
          <w:sz w:val="32"/>
          <w:szCs w:val="32"/>
        </w:rPr>
      </w:pPr>
      <w:r>
        <w:rPr>
          <w:rFonts w:ascii="Arial" w:hAnsi="Arial" w:cs="Arial"/>
          <w:noProof/>
          <w:sz w:val="24"/>
          <w:szCs w:val="24"/>
          <w:lang w:val="es-ES" w:eastAsia="es-ES"/>
        </w:rPr>
        <mc:AlternateContent>
          <mc:Choice Requires="wps">
            <w:drawing>
              <wp:anchor distT="45720" distB="45720" distL="114300" distR="114300" simplePos="0" relativeHeight="251677696" behindDoc="1" locked="0" layoutInCell="1" allowOverlap="1">
                <wp:simplePos x="0" y="0"/>
                <wp:positionH relativeFrom="column">
                  <wp:posOffset>148590</wp:posOffset>
                </wp:positionH>
                <wp:positionV relativeFrom="paragraph">
                  <wp:posOffset>2585720</wp:posOffset>
                </wp:positionV>
                <wp:extent cx="2160270" cy="263525"/>
                <wp:effectExtent l="0" t="0" r="0" b="3175"/>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C7D" w:rsidRPr="00A20158" w:rsidRDefault="00915C7D" w:rsidP="00A20158">
                            <w:pPr>
                              <w:rPr>
                                <w:lang w:val="es-ES"/>
                              </w:rPr>
                            </w:pPr>
                            <w:r>
                              <w:rPr>
                                <w:lang w:val="es-ES"/>
                              </w:rPr>
                              <w:t>Fig. 2</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11.7pt;margin-top:203.6pt;width:170.1pt;height:20.75pt;z-index:-2516387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" stroked="f">
                <v:textbox>
                  <w:txbxContent>
                    <w:p w:rsidR="00915C7D" w:rsidRPr="00A20158" w:rsidRDefault="00915C7D" w:rsidP="00A20158">
                      <w:pPr>
                        <w:rPr>
                          <w:lang w:val="es-ES"/>
                        </w:rPr>
                      </w:pPr>
                      <w:r>
                        <w:rPr>
                          <w:lang w:val="es-ES"/>
                        </w:rPr>
                        <w:t>Fig. 2</w:t>
                      </w:r>
                    </w:p>
                  </w:txbxContent>
                </v:textbox>
              </v:shape>
            </w:pict>
          </mc:Fallback>
        </mc:AlternateContent>
      </w:r>
      <w:r w:rsidR="00F002EA" w:rsidRPr="00280D5F">
        <w:rPr>
          <w:rFonts w:ascii="Arial" w:hAnsi="Arial" w:cs="Arial"/>
          <w:noProof/>
          <w:sz w:val="24"/>
          <w:szCs w:val="24"/>
          <w:lang w:val="es-ES" w:eastAsia="es-ES"/>
        </w:rPr>
        <w:drawing>
          <wp:inline distT="0" distB="0" distL="0" distR="0">
            <wp:extent cx="5400040" cy="2559326"/>
            <wp:effectExtent l="0" t="0" r="0" b="0"/>
            <wp:docPr id="2" name="0 Imagen" descr="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11" cstate="print"/>
                    <a:stretch>
                      <a:fillRect/>
                    </a:stretch>
                  </pic:blipFill>
                  <pic:spPr>
                    <a:xfrm>
                      <a:off x="0" y="0"/>
                      <a:ext cx="5400040" cy="2559326"/>
                    </a:xfrm>
                    <a:prstGeom prst="rect">
                      <a:avLst/>
                    </a:prstGeom>
                  </pic:spPr>
                </pic:pic>
              </a:graphicData>
            </a:graphic>
          </wp:inline>
        </w:drawing>
      </w:r>
    </w:p>
    <w:p w:rsidR="00A20158" w:rsidRPr="00280D5F" w:rsidRDefault="00A20158"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A partir de este planteo podemos plantear la conocida ley de Kirchhoff que indica que la tensión de entrada es igual a la suma de caída de potencial en cada componente, a lo cual obtenemos:</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Ri</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xml:space="preserve">+ L </m:t>
          </m:r>
          <m:f>
            <m:fPr>
              <m:ctrlPr>
                <w:rPr>
                  <w:rFonts w:ascii="Cambria Math" w:hAnsi="Cambria Math" w:cs="Arial"/>
                  <w:i/>
                  <w:sz w:val="24"/>
                  <w:szCs w:val="24"/>
                  <w:lang w:val="es-ES"/>
                </w:rPr>
              </m:ctrlPr>
            </m:fPr>
            <m:num>
              <m:r>
                <w:rPr>
                  <w:rFonts w:ascii="Cambria Math" w:hAnsi="Cambria Math" w:cs="Arial"/>
                  <w:sz w:val="24"/>
                  <w:szCs w:val="24"/>
                  <w:lang w:val="es-ES"/>
                </w:rPr>
                <m:t>di</m:t>
              </m:r>
            </m:num>
            <m:den>
              <m:r>
                <w:rPr>
                  <w:rFonts w:ascii="Cambria Math" w:hAnsi="Cambria Math" w:cs="Arial"/>
                  <w:sz w:val="24"/>
                  <w:szCs w:val="24"/>
                  <w:lang w:val="es-ES"/>
                </w:rPr>
                <m:t xml:space="preserve">dt </m:t>
              </m:r>
            </m:den>
          </m:f>
          <m:r>
            <w:rPr>
              <w:rFonts w:ascii="Cambria Math" w:hAnsi="Cambria Math" w:cs="Arial"/>
              <w:sz w:val="24"/>
              <w:szCs w:val="24"/>
              <w:lang w:val="es-ES"/>
            </w:rPr>
            <m:t>+Vm(t)</m:t>
          </m:r>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Donde</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oMath>
      <w:r w:rsidRPr="00280D5F">
        <w:rPr>
          <w:rFonts w:ascii="Arial" w:hAnsi="Arial" w:cs="Arial"/>
          <w:sz w:val="24"/>
          <w:szCs w:val="24"/>
          <w:lang w:val="es-ES"/>
        </w:rPr>
        <w:t xml:space="preserve"> es la tensión de entrada</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R es la resistencia en ohms de la armadura del motor</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L</m:t>
        </m:r>
      </m:oMath>
      <w:r w:rsidRPr="00280D5F">
        <w:rPr>
          <w:rFonts w:ascii="Arial" w:hAnsi="Arial" w:cs="Arial"/>
          <w:sz w:val="24"/>
          <w:szCs w:val="24"/>
          <w:lang w:val="es-ES"/>
        </w:rPr>
        <w:t xml:space="preserve"> es el valor de inductancia del bobinado medido en Henrios</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i(t) es la corriente que circula</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Vm(t)</m:t>
        </m:r>
      </m:oMath>
      <w:r w:rsidRPr="00280D5F">
        <w:rPr>
          <w:rFonts w:ascii="Arial" w:hAnsi="Arial" w:cs="Arial"/>
          <w:sz w:val="24"/>
          <w:szCs w:val="24"/>
          <w:lang w:val="es-ES"/>
        </w:rPr>
        <w:t xml:space="preserve"> es la F.E.M inducida en el bobinado por el efecto de Faraday.</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lastRenderedPageBreak/>
        <w:t>Podemos decir también que:</w:t>
      </w:r>
    </w:p>
    <w:p w:rsidR="00F002EA" w:rsidRPr="00280D5F" w:rsidRDefault="00915C7D"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Vm(t)</m:t>
              </m:r>
            </m:den>
          </m:f>
          <m:r>
            <w:rPr>
              <w:rFonts w:ascii="Cambria Math" w:hAnsi="Cambria Math" w:cs="Arial"/>
              <w:sz w:val="24"/>
              <w:szCs w:val="24"/>
              <w:lang w:val="es-ES"/>
            </w:rPr>
            <m:t xml:space="preserve">= </m:t>
          </m:r>
          <m:f>
            <m:fPr>
              <m:ctrlPr>
                <w:rPr>
                  <w:rFonts w:ascii="Cambria Math" w:hAnsi="Cambria Math" w:cs="Arial"/>
                  <w:i/>
                  <w:sz w:val="24"/>
                  <w:szCs w:val="24"/>
                  <w:lang w:val="es-ES"/>
                </w:rPr>
              </m:ctrlPr>
            </m:fPr>
            <m:num>
              <m:r>
                <w:rPr>
                  <w:rFonts w:ascii="Cambria Math" w:hAnsi="Cambria Math" w:cs="Arial"/>
                  <w:sz w:val="24"/>
                  <w:szCs w:val="24"/>
                  <w:lang w:val="es-ES"/>
                </w:rPr>
                <m:t>1</m:t>
              </m:r>
            </m:num>
            <m:den>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den>
          </m:f>
        </m:oMath>
      </m:oMathPara>
    </w:p>
    <w:p w:rsidR="00F002EA" w:rsidRPr="00280D5F" w:rsidRDefault="00F002EA" w:rsidP="00F002EA">
      <w:pPr>
        <w:rPr>
          <w:rFonts w:ascii="Arial" w:hAnsi="Arial" w:cs="Arial"/>
          <w:sz w:val="24"/>
          <w:szCs w:val="24"/>
          <w:lang w:val="es-ES"/>
        </w:rPr>
      </w:pPr>
      <w:r w:rsidRPr="00280D5F">
        <w:rPr>
          <w:rFonts w:ascii="Arial" w:hAnsi="Arial" w:cs="Arial"/>
          <w:lang w:val="es-ES"/>
        </w:rPr>
        <w:t xml:space="preserve">Donde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oMath>
      <w:r w:rsidRPr="00280D5F">
        <w:rPr>
          <w:rFonts w:ascii="Arial" w:hAnsi="Arial" w:cs="Arial"/>
          <w:sz w:val="24"/>
          <w:szCs w:val="24"/>
          <w:lang w:val="es-ES"/>
        </w:rPr>
        <w:t xml:space="preserve"> es la constante de la fuerza contra electromotriz [V.s/rad], la cual el fabricante en nuestro caso la indica a la inversa como constante de velocidad [V/rpm]. Y </w:t>
      </w:r>
      <m:oMath>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oMath>
      <w:r w:rsidRPr="00280D5F">
        <w:rPr>
          <w:rFonts w:ascii="Arial" w:hAnsi="Arial" w:cs="Arial"/>
          <w:sz w:val="24"/>
          <w:szCs w:val="24"/>
          <w:lang w:val="es-ES"/>
        </w:rPr>
        <w:t xml:space="preserve"> es la velocidad angular del motor en rad/seg.</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Y con respecto al torque del motor podemos afirmar que:</w:t>
      </w:r>
    </w:p>
    <w:p w:rsidR="00F002EA" w:rsidRPr="00280D5F" w:rsidRDefault="00915C7D"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i(t)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Y: </w:t>
      </w:r>
    </w:p>
    <w:p w:rsidR="00F002EA" w:rsidRPr="00280D5F" w:rsidRDefault="00915C7D"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f>
            <m:fPr>
              <m:ctrlPr>
                <w:rPr>
                  <w:rFonts w:ascii="Cambria Math" w:hAnsi="Cambria Math" w:cs="Arial"/>
                  <w:i/>
                  <w:sz w:val="24"/>
                  <w:szCs w:val="24"/>
                  <w:lang w:val="es-ES"/>
                </w:rPr>
              </m:ctrlPr>
            </m:fPr>
            <m:num>
              <m:r>
                <w:rPr>
                  <w:rFonts w:ascii="Cambria Math" w:hAnsi="Cambria Math" w:cs="Arial"/>
                  <w:sz w:val="24"/>
                  <w:szCs w:val="24"/>
                  <w:lang w:val="es-ES"/>
                </w:rPr>
                <m:t>d</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num>
            <m:den>
              <m:r>
                <w:rPr>
                  <w:rFonts w:ascii="Cambria Math" w:hAnsi="Cambria Math" w:cs="Arial"/>
                  <w:sz w:val="24"/>
                  <w:szCs w:val="24"/>
                  <w:lang w:val="es-ES"/>
                </w:rPr>
                <m:t>dt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ω+</m:t>
          </m:r>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m:oMathPara>
    </w:p>
    <w:p w:rsidR="00FD6B2B" w:rsidRPr="00280D5F" w:rsidRDefault="00F002EA" w:rsidP="00F002EA">
      <w:pPr>
        <w:rPr>
          <w:rFonts w:ascii="Arial" w:hAnsi="Arial" w:cs="Arial"/>
          <w:lang w:val="es-ES"/>
        </w:rPr>
      </w:pPr>
      <w:r w:rsidRPr="00280D5F">
        <w:rPr>
          <w:rFonts w:ascii="Arial" w:hAnsi="Arial" w:cs="Arial"/>
          <w:sz w:val="24"/>
          <w:szCs w:val="24"/>
          <w:lang w:val="es-ES"/>
        </w:rPr>
        <w:t xml:space="preserve">Donde en la primera ecuación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w:r w:rsidRPr="00280D5F">
        <w:rPr>
          <w:rFonts w:ascii="Arial" w:hAnsi="Arial" w:cs="Arial"/>
          <w:sz w:val="24"/>
          <w:szCs w:val="24"/>
          <w:lang w:val="es-ES"/>
        </w:rPr>
        <w:t xml:space="preserve"> es la constante de par </w:t>
      </w:r>
      <m:oMath>
        <m:r>
          <w:rPr>
            <w:rFonts w:ascii="Cambria Math" w:hAnsi="Cambria Math" w:cs="Arial"/>
            <w:sz w:val="24"/>
            <w:szCs w:val="24"/>
            <w:lang w:val="es-ES"/>
          </w:rPr>
          <m:t>[</m:t>
        </m:r>
        <m:f>
          <m:fPr>
            <m:type m:val="skw"/>
            <m:ctrlPr>
              <w:rPr>
                <w:rFonts w:ascii="Cambria Math" w:hAnsi="Cambria Math" w:cs="Arial"/>
                <w:i/>
                <w:sz w:val="24"/>
                <w:szCs w:val="24"/>
                <w:lang w:val="es-ES"/>
              </w:rPr>
            </m:ctrlPr>
          </m:fPr>
          <m:num>
            <m:r>
              <w:rPr>
                <w:rFonts w:ascii="Cambria Math" w:hAnsi="Cambria Math" w:cs="Arial"/>
                <w:sz w:val="24"/>
                <w:szCs w:val="24"/>
                <w:lang w:val="es-ES"/>
              </w:rPr>
              <m:t>Nm</m:t>
            </m:r>
          </m:num>
          <m:den>
            <m:r>
              <w:rPr>
                <w:rFonts w:ascii="Cambria Math" w:hAnsi="Cambria Math" w:cs="Arial"/>
                <w:sz w:val="24"/>
                <w:szCs w:val="24"/>
                <w:lang w:val="es-ES"/>
              </w:rPr>
              <m:t>A</m:t>
            </m:r>
          </m:den>
        </m:f>
        <m:r>
          <w:rPr>
            <w:rFonts w:ascii="Cambria Math" w:hAnsi="Cambria Math" w:cs="Arial"/>
            <w:sz w:val="24"/>
            <w:szCs w:val="24"/>
            <w:lang w:val="es-ES"/>
          </w:rPr>
          <m:t>]</m:t>
        </m:r>
      </m:oMath>
      <w:r w:rsidRPr="00280D5F">
        <w:rPr>
          <w:rFonts w:ascii="Arial" w:hAnsi="Arial" w:cs="Arial"/>
          <w:sz w:val="24"/>
          <w:szCs w:val="24"/>
          <w:lang w:val="es-ES"/>
        </w:rPr>
        <w:t xml:space="preserve"> y la segunda ecuación sale de las ecuaciones diferenciales de la mecánica newtoniana, cuyas constantes son </w:t>
      </w:r>
      <m:oMath>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oMath>
      <w:r w:rsidRPr="00280D5F">
        <w:rPr>
          <w:rFonts w:ascii="Arial" w:hAnsi="Arial" w:cs="Arial"/>
          <w:sz w:val="24"/>
          <w:szCs w:val="24"/>
          <w:lang w:val="es-ES"/>
        </w:rPr>
        <w:t xml:space="preserve">, indicando momento de inercia del motor </w:t>
      </w:r>
      <m:oMath>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w:r w:rsidRPr="00280D5F">
        <w:rPr>
          <w:rFonts w:ascii="Arial" w:hAnsi="Arial" w:cs="Arial"/>
          <w:sz w:val="24"/>
          <w:szCs w:val="24"/>
          <w:lang w:val="es-ES"/>
        </w:rPr>
        <w:t xml:space="preserve"> y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oMath>
      <w:r w:rsidRPr="00280D5F">
        <w:rPr>
          <w:rFonts w:ascii="Arial" w:hAnsi="Arial" w:cs="Arial"/>
          <w:sz w:val="24"/>
          <w:szCs w:val="24"/>
          <w:lang w:val="es-ES"/>
        </w:rPr>
        <w:t xml:space="preserve"> que representa el coeficiente de rozamiento viscoso </w:t>
      </w:r>
      <m:oMath>
        <m:r>
          <w:rPr>
            <w:rFonts w:ascii="Cambria Math" w:hAnsi="Cambria Math" w:cs="Arial"/>
            <w:lang w:val="es-ES"/>
          </w:rPr>
          <m:t>[N.m.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w:r w:rsidRPr="00280D5F">
        <w:rPr>
          <w:rFonts w:ascii="Arial" w:hAnsi="Arial" w:cs="Arial"/>
          <w:lang w:val="es-ES"/>
        </w:rPr>
        <w:t xml:space="preserve">. </w:t>
      </w:r>
    </w:p>
    <w:p w:rsidR="00F002EA" w:rsidRPr="00280D5F" w:rsidRDefault="00915C7D" w:rsidP="00F002EA">
      <w:pPr>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w:r w:rsidR="00FC7A84" w:rsidRPr="00280D5F">
        <w:rPr>
          <w:rFonts w:ascii="Arial" w:hAnsi="Arial" w:cs="Arial"/>
          <w:sz w:val="24"/>
          <w:szCs w:val="24"/>
          <w:lang w:val="es-ES"/>
        </w:rPr>
        <w:t>Corresponde</w:t>
      </w:r>
      <w:r w:rsidR="00F002EA" w:rsidRPr="00280D5F">
        <w:rPr>
          <w:rFonts w:ascii="Arial" w:hAnsi="Arial" w:cs="Arial"/>
          <w:sz w:val="24"/>
          <w:szCs w:val="24"/>
          <w:lang w:val="es-ES"/>
        </w:rPr>
        <w:t xml:space="preserve"> al torque de carga reflejado al motor la cual se obtiene a partir masa del auto y las fricciones involucradas multiplicadas por la relación de reducción al cuadrado</w:t>
      </w:r>
      <w:r w:rsidR="003A5DC2" w:rsidRPr="00280D5F">
        <w:rPr>
          <w:rFonts w:ascii="Arial" w:hAnsi="Arial" w:cs="Arial"/>
          <w:sz w:val="24"/>
          <w:szCs w:val="24"/>
          <w:lang w:val="es-ES"/>
        </w:rPr>
        <w:t>.</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Una vez obtenidas estas ecuaciones procedemos a realizar la Transformada de Laplace en ambos miembros de todas las ecuaciones obteniendo las siguientes igualdades: </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=i(s)( R+ sL )+Vm(s)</m:t>
          </m:r>
        </m:oMath>
      </m:oMathPara>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Vm</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(s)</m:t>
          </m:r>
        </m:oMath>
      </m:oMathPara>
    </w:p>
    <w:p w:rsidR="00F002EA" w:rsidRPr="00280D5F" w:rsidRDefault="00F002EA" w:rsidP="00F002EA">
      <w:pPr>
        <w:rPr>
          <w:rFonts w:ascii="Arial" w:hAnsi="Arial" w:cs="Arial"/>
          <w:sz w:val="24"/>
          <w:szCs w:val="24"/>
          <w:lang w:val="es-ES"/>
        </w:rPr>
      </w:pPr>
    </w:p>
    <w:p w:rsidR="00F002EA" w:rsidRPr="00280D5F" w:rsidRDefault="00915C7D"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r>
            <w:rPr>
              <w:rFonts w:ascii="Cambria Math" w:hAnsi="Cambria Math" w:cs="Arial"/>
              <w:sz w:val="24"/>
              <w:szCs w:val="24"/>
              <w:lang w:val="es-ES"/>
            </w:rPr>
            <m:t xml:space="preserve"> i(s)</m:t>
          </m:r>
        </m:oMath>
      </m:oMathPara>
    </w:p>
    <w:p w:rsidR="00F002EA" w:rsidRPr="00280D5F" w:rsidRDefault="00F002EA" w:rsidP="00F002EA">
      <w:pPr>
        <w:rPr>
          <w:rFonts w:ascii="Arial" w:hAnsi="Arial" w:cs="Arial"/>
          <w:sz w:val="24"/>
          <w:szCs w:val="24"/>
          <w:lang w:val="es-ES"/>
        </w:rPr>
      </w:pPr>
    </w:p>
    <w:p w:rsidR="00F002EA" w:rsidRPr="00280D5F" w:rsidRDefault="00915C7D"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num>
            <m:den>
              <m:r>
                <w:rPr>
                  <w:rFonts w:ascii="Cambria Math" w:hAnsi="Cambria Math" w:cs="Arial"/>
                  <w:sz w:val="24"/>
                  <w:szCs w:val="24"/>
                  <w:lang w:val="es-ES"/>
                </w:rPr>
                <m:t>s</m:t>
              </m:r>
            </m:den>
          </m:f>
        </m:oMath>
      </m:oMathPara>
    </w:p>
    <w:p w:rsidR="00F002EA" w:rsidRPr="00280D5F" w:rsidRDefault="00FC7A84" w:rsidP="00F002EA">
      <w:pPr>
        <w:rPr>
          <w:rFonts w:ascii="Arial" w:hAnsi="Arial" w:cs="Arial"/>
          <w:sz w:val="24"/>
          <w:szCs w:val="24"/>
          <w:lang w:val="es-ES"/>
        </w:rPr>
      </w:pPr>
      <w:r w:rsidRPr="00280D5F">
        <w:rPr>
          <w:rFonts w:ascii="Arial" w:hAnsi="Arial" w:cs="Arial"/>
          <w:sz w:val="24"/>
          <w:szCs w:val="24"/>
          <w:lang w:val="es-ES"/>
        </w:rPr>
        <w:t xml:space="preserve">Suponiendo que </w:t>
      </w:r>
      <w:r w:rsidR="00BA36F4" w:rsidRPr="00280D5F">
        <w:rPr>
          <w:rFonts w:ascii="Arial" w:hAnsi="Arial" w:cs="Arial"/>
          <w:sz w:val="24"/>
          <w:szCs w:val="24"/>
          <w:lang w:val="es-ES"/>
        </w:rPr>
        <w:t>todas las fuerzas de fricción son nulas,</w:t>
      </w:r>
      <w:r w:rsidRPr="00280D5F">
        <w:rPr>
          <w:rFonts w:ascii="Arial" w:hAnsi="Arial" w:cs="Arial"/>
          <w:sz w:val="24"/>
          <w:szCs w:val="24"/>
          <w:lang w:val="es-ES"/>
        </w:rPr>
        <w:t xml:space="preserve"> entonces </w:t>
      </w: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r>
          <w:rPr>
            <w:rFonts w:ascii="Cambria Math" w:hAnsi="Cambria Math" w:cs="Arial"/>
            <w:sz w:val="24"/>
            <w:szCs w:val="24"/>
            <w:lang w:val="es-ES"/>
          </w:rPr>
          <m:t>=0</m:t>
        </m:r>
      </m:oMath>
      <w:r w:rsidRPr="00280D5F">
        <w:rPr>
          <w:rFonts w:ascii="Arial" w:hAnsi="Arial" w:cs="Arial"/>
          <w:sz w:val="24"/>
          <w:szCs w:val="24"/>
          <w:lang w:val="es-ES"/>
        </w:rPr>
        <w:t>.</w:t>
      </w:r>
    </w:p>
    <w:p w:rsidR="00F002EA" w:rsidRPr="00280D5F" w:rsidRDefault="00F002EA" w:rsidP="00F002EA">
      <w:pPr>
        <w:rPr>
          <w:rFonts w:ascii="Arial" w:hAnsi="Arial" w:cs="Arial"/>
        </w:rPr>
      </w:pPr>
    </w:p>
    <w:p w:rsidR="00F002EA" w:rsidRPr="00280D5F" w:rsidRDefault="00101617" w:rsidP="00F002EA">
      <w:pPr>
        <w:rPr>
          <w:rFonts w:ascii="Arial" w:hAnsi="Arial" w:cs="Arial"/>
          <w:lang w:val="es-ES"/>
        </w:rPr>
      </w:pPr>
      <w:r>
        <w:rPr>
          <w:rFonts w:ascii="Arial" w:hAnsi="Arial" w:cs="Arial"/>
          <w:noProof/>
          <w:lang w:val="es-ES" w:eastAsia="es-ES"/>
        </w:rPr>
        <mc:AlternateContent>
          <mc:Choice Requires="wps">
            <w:drawing>
              <wp:anchor distT="45720" distB="45720" distL="114300" distR="114300" simplePos="0" relativeHeight="251678720" behindDoc="1" locked="0" layoutInCell="1" allowOverlap="1">
                <wp:simplePos x="0" y="0"/>
                <wp:positionH relativeFrom="column">
                  <wp:posOffset>139065</wp:posOffset>
                </wp:positionH>
                <wp:positionV relativeFrom="paragraph">
                  <wp:posOffset>1852930</wp:posOffset>
                </wp:positionV>
                <wp:extent cx="2160270" cy="263525"/>
                <wp:effectExtent l="0" t="0" r="0" b="3175"/>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C7D" w:rsidRPr="00A20158" w:rsidRDefault="00915C7D" w:rsidP="00A20158">
                            <w:pPr>
                              <w:rPr>
                                <w:lang w:val="es-ES"/>
                              </w:rPr>
                            </w:pPr>
                            <w:r>
                              <w:rPr>
                                <w:lang w:val="es-ES"/>
                              </w:rPr>
                              <w:t>Fig. 3</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10.95pt;margin-top:145.9pt;width:170.1pt;height:20.75pt;z-index:-2516377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" stroked="f">
                <v:textbox>
                  <w:txbxContent>
                    <w:p w:rsidR="00915C7D" w:rsidRPr="00A20158" w:rsidRDefault="00915C7D" w:rsidP="00A20158">
                      <w:pPr>
                        <w:rPr>
                          <w:lang w:val="es-ES"/>
                        </w:rPr>
                      </w:pPr>
                      <w:r>
                        <w:rPr>
                          <w:lang w:val="es-ES"/>
                        </w:rPr>
                        <w:t>Fig. 3</w:t>
                      </w:r>
                    </w:p>
                  </w:txbxContent>
                </v:textbox>
              </v:shape>
            </w:pict>
          </mc:Fallback>
        </mc:AlternateContent>
      </w:r>
      <w:r w:rsidR="00F002EA" w:rsidRPr="00280D5F">
        <w:rPr>
          <w:rFonts w:ascii="Arial" w:hAnsi="Arial" w:cs="Arial"/>
          <w:noProof/>
          <w:lang w:val="es-ES" w:eastAsia="es-ES"/>
        </w:rPr>
        <w:drawing>
          <wp:anchor distT="0" distB="0" distL="114300" distR="114300" simplePos="0" relativeHeight="251559936" behindDoc="1" locked="0" layoutInCell="1" allowOverlap="1">
            <wp:simplePos x="0" y="0"/>
            <wp:positionH relativeFrom="column">
              <wp:posOffset>-527050</wp:posOffset>
            </wp:positionH>
            <wp:positionV relativeFrom="paragraph">
              <wp:posOffset>186690</wp:posOffset>
            </wp:positionV>
            <wp:extent cx="6820535" cy="1911350"/>
            <wp:effectExtent l="19050" t="0" r="0" b="0"/>
            <wp:wrapTight wrapText="bothSides">
              <wp:wrapPolygon edited="0">
                <wp:start x="-60" y="0"/>
                <wp:lineTo x="-60" y="21313"/>
                <wp:lineTo x="21598" y="21313"/>
                <wp:lineTo x="21598" y="0"/>
                <wp:lineTo x="-60" y="0"/>
              </wp:wrapPolygon>
            </wp:wrapTight>
            <wp:docPr id="3" name="2 Imagen" descr="DBMOTO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OTORC.jpg"/>
                    <pic:cNvPicPr/>
                  </pic:nvPicPr>
                  <pic:blipFill>
                    <a:blip r:embed="rId12" cstate="print"/>
                    <a:stretch>
                      <a:fillRect/>
                    </a:stretch>
                  </pic:blipFill>
                  <pic:spPr>
                    <a:xfrm>
                      <a:off x="0" y="0"/>
                      <a:ext cx="6820535" cy="1911350"/>
                    </a:xfrm>
                    <a:prstGeom prst="rect">
                      <a:avLst/>
                    </a:prstGeom>
                  </pic:spPr>
                </pic:pic>
              </a:graphicData>
            </a:graphic>
          </wp:anchor>
        </w:drawing>
      </w:r>
      <w:r w:rsidR="00F002EA" w:rsidRPr="00280D5F">
        <w:rPr>
          <w:rFonts w:ascii="Arial" w:hAnsi="Arial" w:cs="Arial"/>
          <w:lang w:val="es-ES"/>
        </w:rPr>
        <w:t>Una vez obtenidas estas ecuaciones ya es posible armar un diagrama de bloques</w:t>
      </w:r>
    </w:p>
    <w:p w:rsidR="00A20158" w:rsidRPr="00280D5F" w:rsidRDefault="00A20158"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 xml:space="preserve">Ahora procederemos a obtener la función de transferencia, pero antes debemos considerar que el motor va a estar sometido a una carga, lo cual producirá una variación en el momento de inercia y el coeficiente de rozamiento viscoso. </w:t>
      </w:r>
    </w:p>
    <w:p w:rsidR="00F002EA" w:rsidRPr="00280D5F" w:rsidRDefault="00F002EA" w:rsidP="00F002EA">
      <w:pPr>
        <w:rPr>
          <w:rFonts w:ascii="Arial" w:hAnsi="Arial" w:cs="Arial"/>
          <w:b/>
          <w:color w:val="002060"/>
          <w:u w:val="single"/>
          <w:lang w:val="es-ES"/>
        </w:rPr>
      </w:pPr>
      <w:r w:rsidRPr="00280D5F">
        <w:rPr>
          <w:rFonts w:ascii="Arial" w:hAnsi="Arial" w:cs="Arial"/>
          <w:lang w:val="es-ES"/>
        </w:rPr>
        <w:t xml:space="preserve">Para el momento de inercia total al propio del motor hay que adicionarle el de las ruedas y el del eje. Colocando el motor en la parte trasera del auto sobre el eje, para simplificar, </w:t>
      </w:r>
      <w:r w:rsidRPr="00280D5F">
        <w:rPr>
          <w:rFonts w:ascii="Arial" w:hAnsi="Arial" w:cs="Arial"/>
          <w:b/>
          <w:color w:val="002060"/>
          <w:u w:val="single"/>
          <w:lang w:val="es-ES"/>
        </w:rPr>
        <w:t>suponemos que toda la masa del móvil se encuentra concentrada en las ruedas traseras del mismo, ya que es aquí donde colocamos el motor.</w:t>
      </w:r>
    </w:p>
    <w:p w:rsidR="007154FB" w:rsidRPr="00280D5F" w:rsidRDefault="007154FB" w:rsidP="007154FB">
      <w:pPr>
        <w:rPr>
          <w:rFonts w:ascii="Arial" w:hAnsi="Arial" w:cs="Arial"/>
          <w:lang w:val="es-ES"/>
        </w:rPr>
      </w:pPr>
      <w:r w:rsidRPr="00280D5F">
        <w:rPr>
          <w:rFonts w:ascii="Arial" w:hAnsi="Arial" w:cs="Arial"/>
          <w:lang w:val="es-ES"/>
        </w:rPr>
        <w:t>Ahora procedemos a aplicar la regla de Mason para obtener la FT del motor.</w:t>
      </w:r>
    </w:p>
    <w:p w:rsidR="007154FB" w:rsidRPr="00280D5F" w:rsidRDefault="007154FB" w:rsidP="007154FB">
      <w:pPr>
        <w:rPr>
          <w:rFonts w:ascii="Arial" w:hAnsi="Arial" w:cs="Arial"/>
          <w:lang w:val="es-ES"/>
        </w:rPr>
      </w:pPr>
      <w:r w:rsidRPr="00280D5F">
        <w:rPr>
          <w:rFonts w:ascii="Arial" w:hAnsi="Arial" w:cs="Arial"/>
          <w:lang w:val="es-ES"/>
        </w:rPr>
        <w:t>Cantidad de caminos directos = 1</w:t>
      </w:r>
    </w:p>
    <w:p w:rsidR="007154FB" w:rsidRPr="00280D5F" w:rsidRDefault="00101617" w:rsidP="007154FB">
      <w:pPr>
        <w:rPr>
          <w:rFonts w:ascii="Arial" w:hAnsi="Arial" w:cs="Arial"/>
          <w:lang w:val="es-ES"/>
        </w:rPr>
      </w:pPr>
      <w:r>
        <w:rPr>
          <w:rFonts w:ascii="Arial" w:hAnsi="Arial" w:cs="Arial"/>
          <w:noProof/>
          <w:lang w:val="es-ES" w:eastAsia="es-ES"/>
        </w:rPr>
        <mc:AlternateContent>
          <mc:Choice Requires="wps">
            <w:drawing>
              <wp:anchor distT="0" distB="0" distL="114300" distR="114300" simplePos="0" relativeHeight="251668480" behindDoc="0" locked="0" layoutInCell="1" allowOverlap="1">
                <wp:simplePos x="0" y="0"/>
                <wp:positionH relativeFrom="column">
                  <wp:posOffset>1115060</wp:posOffset>
                </wp:positionH>
                <wp:positionV relativeFrom="paragraph">
                  <wp:posOffset>154305</wp:posOffset>
                </wp:positionV>
                <wp:extent cx="726440" cy="542925"/>
                <wp:effectExtent l="0" t="0" r="0" b="9525"/>
                <wp:wrapNone/>
                <wp:docPr id="3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542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C7D" w:rsidRDefault="00915C7D" w:rsidP="007154FB">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t>
                                    </m:r>
                                    <w:ins w:id="0" w:author="Mathe" w:date="2016-06-16T09:57:00Z">
                                      <m:r>
                                        <w:rPr>
                                          <w:rFonts w:ascii="Cambria Math" w:hAnsi="Cambria Math"/>
                                          <w:lang w:val="es-ES"/>
                                        </w:rPr>
                                        <m:t>m</m:t>
                                      </m:r>
                                    </w:ins>
                                    <w:del w:id="1" w:author="Mathe" w:date="2016-06-16T09:57:00Z">
                                      <m:r>
                                        <w:rPr>
                                          <w:rFonts w:ascii="Cambria Math" w:hAnsi="Cambria Math"/>
                                          <w:lang w:val="es-ES"/>
                                        </w:rPr>
                                        <m:t>m</m:t>
                                      </m:r>
                                    </w:del>
                                  </m:den>
                                </m:f>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87.8pt;margin-top:12.15pt;width:57.2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pygwIAABY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" stroked="f">
                <v:textbox>
                  <w:txbxContent>
                    <w:p w:rsidR="00915C7D" w:rsidRDefault="00915C7D" w:rsidP="007154FB">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t>
                              </m:r>
                              <w:ins w:id="2" w:author="Mathe" w:date="2016-06-16T09:57:00Z">
                                <m:r>
                                  <w:rPr>
                                    <w:rFonts w:ascii="Cambria Math" w:hAnsi="Cambria Math"/>
                                    <w:lang w:val="es-ES"/>
                                  </w:rPr>
                                  <m:t>m</m:t>
                                </m:r>
                              </w:ins>
                              <w:del w:id="3" w:author="Mathe" w:date="2016-06-16T09:57:00Z">
                                <m:r>
                                  <w:rPr>
                                    <w:rFonts w:ascii="Cambria Math" w:hAnsi="Cambria Math"/>
                                    <w:lang w:val="es-ES"/>
                                  </w:rPr>
                                  <m:t>m</m:t>
                                </m:r>
                              </w:del>
                            </m:den>
                          </m:f>
                        </m:oMath>
                      </m:oMathPara>
                    </w:p>
                  </w:txbxContent>
                </v:textbox>
              </v:shape>
            </w:pict>
          </mc:Fallback>
        </mc:AlternateContent>
      </w:r>
      <w:r>
        <w:rPr>
          <w:rFonts w:ascii="Arial" w:hAnsi="Arial" w:cs="Arial"/>
          <w:noProof/>
          <w:lang w:val="es-ES" w:eastAsia="es-ES"/>
        </w:rPr>
        <mc:AlternateContent>
          <mc:Choice Requires="wps">
            <w:drawing>
              <wp:anchor distT="0" distB="0" distL="114300" distR="114300" simplePos="0" relativeHeight="251667456" behindDoc="0" locked="0" layoutInCell="1" allowOverlap="1">
                <wp:simplePos x="0" y="0"/>
                <wp:positionH relativeFrom="column">
                  <wp:posOffset>402590</wp:posOffset>
                </wp:positionH>
                <wp:positionV relativeFrom="paragraph">
                  <wp:posOffset>154305</wp:posOffset>
                </wp:positionV>
                <wp:extent cx="821055" cy="458470"/>
                <wp:effectExtent l="0" t="0" r="0" b="0"/>
                <wp:wrapNone/>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458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C7D" w:rsidRDefault="00915C7D" w:rsidP="007154FB">
                            <w:pPr>
                              <w:rPr>
                                <w:lang w:val="es-ES"/>
                              </w:rPr>
                            </w:pPr>
                            <m:oMathPara>
                              <m:oMath>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num>
                                  <m:den>
                                    <m:r>
                                      <w:rPr>
                                        <w:rFonts w:ascii="Cambria Math" w:hAnsi="Cambria Math"/>
                                        <w:lang w:val="es-ES"/>
                                      </w:rPr>
                                      <m:t>sL+R</m:t>
                                    </m:r>
                                  </m:den>
                                </m:f>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margin-left:31.7pt;margin-top:12.15pt;width:64.65pt;height:36.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B0DhQIAABY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" stroked="f">
                <v:textbox>
                  <w:txbxContent>
                    <w:p w:rsidR="00915C7D" w:rsidRDefault="00915C7D" w:rsidP="007154FB">
                      <w:pPr>
                        <w:rPr>
                          <w:lang w:val="es-ES"/>
                        </w:rPr>
                      </w:pPr>
                      <m:oMathPara>
                        <m:oMath>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num>
                            <m:den>
                              <m:r>
                                <w:rPr>
                                  <w:rFonts w:ascii="Cambria Math" w:hAnsi="Cambria Math"/>
                                  <w:lang w:val="es-ES"/>
                                </w:rPr>
                                <m:t>sL+R</m:t>
                              </m:r>
                            </m:den>
                          </m:f>
                        </m:oMath>
                      </m:oMathPara>
                    </w:p>
                  </w:txbxContent>
                </v:textbox>
              </v:shape>
            </w:pict>
          </mc:Fallback>
        </mc:AlternateContent>
      </w:r>
      <w:r w:rsidR="007154FB" w:rsidRPr="00280D5F">
        <w:rPr>
          <w:rFonts w:ascii="Arial" w:hAnsi="Arial" w:cs="Arial"/>
          <w:lang w:val="es-ES"/>
        </w:rPr>
        <w:t>Cantidad de Lazos = 1</w:t>
      </w:r>
    </w:p>
    <w:p w:rsidR="007154FB" w:rsidRPr="00280D5F" w:rsidRDefault="007154FB" w:rsidP="00915C7D">
      <w:pPr>
        <w:tabs>
          <w:tab w:val="left" w:pos="708"/>
          <w:tab w:val="left" w:pos="2893"/>
        </w:tabs>
        <w:rPr>
          <w:rFonts w:ascii="Arial" w:hAnsi="Arial" w:cs="Arial"/>
          <w:lang w:val="es-ES"/>
        </w:rPr>
      </w:pPr>
      <w:r w:rsidRPr="00280D5F">
        <w:rPr>
          <w:rFonts w:ascii="Arial" w:hAnsi="Arial" w:cs="Arial"/>
          <w:lang w:val="es-ES"/>
        </w:rPr>
        <w:t xml:space="preserve">M1 = </w:t>
      </w:r>
      <w:r w:rsidRPr="00280D5F">
        <w:rPr>
          <w:rFonts w:ascii="Arial" w:hAnsi="Arial" w:cs="Arial"/>
          <w:lang w:val="es-ES"/>
        </w:rPr>
        <w:tab/>
      </w:r>
      <w:r w:rsidR="00915C7D">
        <w:rPr>
          <w:rFonts w:ascii="Arial" w:hAnsi="Arial" w:cs="Arial"/>
          <w:lang w:val="es-ES"/>
        </w:rPr>
        <w:tab/>
      </w:r>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L1= -</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∆=1+</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915C7D"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t>
              </m:r>
            </m:e>
            <m:sub>
              <m:r>
                <w:rPr>
                  <w:rFonts w:ascii="Cambria Math" w:hAnsi="Cambria Math" w:cs="Arial"/>
                  <w:lang w:val="es-ES"/>
                </w:rPr>
                <m:t>1</m:t>
              </m:r>
            </m:sub>
          </m:sSub>
          <m:r>
            <w:rPr>
              <w:rFonts w:ascii="Cambria Math" w:hAnsi="Cambria Math" w:cs="Arial"/>
              <w:lang w:val="es-ES"/>
            </w:rPr>
            <m:t>=1</m:t>
          </m:r>
        </m:oMath>
      </m:oMathPara>
    </w:p>
    <w:p w:rsidR="007154FB" w:rsidRPr="00280D5F" w:rsidRDefault="007154FB" w:rsidP="007154FB">
      <w:pPr>
        <w:rPr>
          <w:rFonts w:ascii="Arial" w:hAnsi="Arial" w:cs="Arial"/>
          <w:lang w:val="es-ES"/>
        </w:rPr>
      </w:pPr>
      <m:oMathPara>
        <m:oMathParaPr>
          <m:jc m:val="center"/>
        </m:oMathParaPr>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num>
            <m:den>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+1).L</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r>
                        <w:rPr>
                          <w:rFonts w:ascii="Cambria Math" w:hAnsi="Cambria Math" w:cs="Arial"/>
                          <w:lang w:val="es-ES"/>
                        </w:rPr>
                        <m:t>R</m:t>
                      </m:r>
                    </m:num>
                    <m:den>
                      <m:r>
                        <w:rPr>
                          <w:rFonts w:ascii="Cambria Math" w:hAnsi="Cambria Math" w:cs="Arial"/>
                          <w:lang w:val="es-ES"/>
                        </w:rPr>
                        <m:t>L</m:t>
                      </m:r>
                    </m:den>
                  </m:f>
                </m:e>
              </m:d>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num>
                    <m:den>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e>
              </m:d>
            </m:den>
          </m:f>
        </m:oMath>
      </m:oMathPara>
    </w:p>
    <w:p w:rsidR="007154FB" w:rsidRPr="00280D5F" w:rsidRDefault="00915C7D"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7154FB" w:rsidRPr="00280D5F" w:rsidRDefault="00915C7D" w:rsidP="007154FB">
      <w:pPr>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=0.0</m:t>
        </m:r>
        <w:del w:id="4" w:author="Mathe" w:date="2016-06-16T09:59:00Z">
          <m:r>
            <w:rPr>
              <w:rFonts w:ascii="Cambria Math" w:hAnsi="Cambria Math" w:cs="Arial"/>
              <w:lang w:val="es-ES"/>
            </w:rPr>
            <m:t>0</m:t>
          </m:r>
        </w:del>
        <m:r>
          <w:rPr>
            <w:rFonts w:ascii="Cambria Math" w:hAnsi="Cambria Math" w:cs="Arial"/>
            <w:lang w:val="es-ES"/>
          </w:rPr>
          <m:t>108 [V.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w:ins w:id="5" w:author="Mathe" w:date="2016-06-16T09:58:00Z">
        <w:r>
          <w:rPr>
            <w:rFonts w:ascii="Arial" w:hAnsi="Arial" w:cs="Arial"/>
            <w:lang w:val="es-ES"/>
          </w:rPr>
          <w:t xml:space="preserve"> Kb y Ki son iguales</w:t>
        </w:r>
      </w:ins>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R=0.113[Ω]</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L=0.000064[H]</m:t>
          </m:r>
        </m:oMath>
      </m:oMathPara>
    </w:p>
    <w:p w:rsidR="007154FB" w:rsidRPr="00280D5F" w:rsidRDefault="00915C7D"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915C7D"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7154FB" w:rsidRPr="00280D5F" w:rsidRDefault="007154FB" w:rsidP="007154FB">
      <w:pPr>
        <w:rPr>
          <w:rFonts w:ascii="Arial" w:hAnsi="Arial" w:cs="Arial"/>
          <w:lang w:val="es-ES"/>
        </w:rPr>
      </w:pPr>
      <w:r w:rsidRPr="00280D5F">
        <w:rPr>
          <w:rFonts w:ascii="Arial" w:hAnsi="Arial" w:cs="Arial"/>
          <w:lang w:val="es-ES"/>
        </w:rPr>
        <w:t>*Datos obtenidos de la hoja de datos del motor ubicada al final del trabajo</w:t>
      </w:r>
    </w:p>
    <w:p w:rsidR="007154FB" w:rsidRPr="00280D5F" w:rsidRDefault="007154FB" w:rsidP="007154FB">
      <w:pPr>
        <w:rPr>
          <w:rFonts w:ascii="Arial" w:hAnsi="Arial" w:cs="Arial"/>
          <w:lang w:val="es-ES"/>
        </w:rPr>
      </w:pPr>
      <w:r w:rsidRPr="00280D5F">
        <w:rPr>
          <w:rFonts w:ascii="Arial" w:hAnsi="Arial" w:cs="Arial"/>
          <w:lang w:val="es-ES"/>
        </w:rPr>
        <w:t>Por lo tanto la función de transferencia quedaría:</w:t>
      </w:r>
    </w:p>
    <w:p w:rsidR="007154FB" w:rsidRPr="00280D5F" w:rsidRDefault="007154FB" w:rsidP="007154FB">
      <w:pPr>
        <w:rPr>
          <w:rFonts w:ascii="Arial" w:hAnsi="Arial" w:cs="Arial"/>
          <w:lang w:val="es-ES"/>
        </w:rPr>
      </w:pPr>
    </w:p>
    <w:p w:rsidR="007154FB" w:rsidRPr="00280D5F" w:rsidRDefault="007154FB" w:rsidP="007154FB">
      <w:pPr>
        <w:rPr>
          <w:rFonts w:ascii="Arial" w:hAnsi="Arial" w:cs="Arial"/>
          <w:lang w:val="es-ES"/>
        </w:rPr>
      </w:pPr>
      <m:oMathPara>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1.31x10</m:t>
              </m:r>
            </m:e>
            <m:sup>
              <m:r>
                <w:rPr>
                  <w:rFonts w:ascii="Cambria Math" w:hAnsi="Cambria Math" w:cs="Arial"/>
                  <w:lang w:val="es-ES"/>
                </w:rPr>
                <m:t>8</m:t>
              </m:r>
            </m:sup>
          </m:sSup>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s+1766</m:t>
                  </m:r>
                </m:e>
              </m:d>
              <m:d>
                <m:dPr>
                  <m:ctrlPr>
                    <w:rPr>
                      <w:rFonts w:ascii="Cambria Math" w:hAnsi="Cambria Math" w:cs="Arial"/>
                      <w:i/>
                      <w:lang w:val="es-ES"/>
                    </w:rPr>
                  </m:ctrlPr>
                </m:dPr>
                <m:e>
                  <m:r>
                    <w:rPr>
                      <w:rFonts w:ascii="Cambria Math" w:hAnsi="Cambria Math" w:cs="Arial"/>
                      <w:lang w:val="es-ES"/>
                    </w:rPr>
                    <m:t>s+811.8</m:t>
                  </m:r>
                </m:e>
              </m:d>
            </m:den>
          </m:f>
        </m:oMath>
      </m:oMathPara>
    </w:p>
    <w:p w:rsidR="007154FB" w:rsidRPr="00280D5F" w:rsidRDefault="007154FB" w:rsidP="007154FB">
      <w:pPr>
        <w:rPr>
          <w:rFonts w:ascii="Arial" w:hAnsi="Arial" w:cs="Arial"/>
          <w:lang w:val="es-ES"/>
        </w:rPr>
      </w:pPr>
      <w:r w:rsidRPr="00280D5F">
        <w:rPr>
          <w:rFonts w:ascii="Arial" w:hAnsi="Arial" w:cs="Arial"/>
          <w:lang w:val="es-ES"/>
        </w:rPr>
        <w:t>(Polos calculados en Matlab)</w:t>
      </w:r>
    </w:p>
    <w:p w:rsidR="00F002EA" w:rsidRPr="00280D5F" w:rsidRDefault="00F002EA" w:rsidP="00F002EA">
      <w:pPr>
        <w:rPr>
          <w:rFonts w:ascii="Arial" w:hAnsi="Arial" w:cs="Arial"/>
          <w:color w:val="385623" w:themeColor="accent6" w:themeShade="80"/>
          <w:u w:val="single"/>
          <w:lang w:val="es-ES"/>
        </w:rPr>
      </w:pPr>
    </w:p>
    <w:p w:rsidR="00F002EA" w:rsidRPr="00280D5F" w:rsidRDefault="00F002EA" w:rsidP="00F002EA">
      <w:pPr>
        <w:rPr>
          <w:rFonts w:ascii="Arial" w:hAnsi="Arial" w:cs="Arial"/>
          <w:b/>
          <w:u w:val="single"/>
          <w:lang w:val="es-ES"/>
        </w:rPr>
      </w:pPr>
      <w:r w:rsidRPr="00280D5F">
        <w:rPr>
          <w:rFonts w:ascii="Arial" w:hAnsi="Arial" w:cs="Arial"/>
          <w:b/>
          <w:u w:val="single"/>
          <w:lang w:val="es-ES"/>
        </w:rPr>
        <w:t>Motor:</w:t>
      </w:r>
    </w:p>
    <w:p w:rsidR="00F002EA" w:rsidRPr="00280D5F" w:rsidRDefault="00915C7D"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F002EA" w:rsidRPr="00280D5F" w:rsidRDefault="00915C7D"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915C7D"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F002EA" w:rsidRPr="00280D5F" w:rsidRDefault="00915C7D" w:rsidP="00F002EA">
      <w:pPr>
        <w:autoSpaceDE w:val="0"/>
        <w:autoSpaceDN w:val="0"/>
        <w:adjustRightInd w:val="0"/>
        <w:spacing w:after="0" w:line="240" w:lineRule="auto"/>
        <w:rPr>
          <w:rFonts w:ascii="Arial" w:hAnsi="Arial" w:cs="Arial"/>
          <w:sz w:val="24"/>
          <w:szCs w:val="24"/>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 xml:space="preserve">= </m:t>
          </m:r>
          <m:r>
            <m:rPr>
              <m:sty m:val="p"/>
            </m:rPr>
            <w:rPr>
              <w:rFonts w:ascii="Cambria Math" w:hAnsi="Cambria Math" w:cs="Arial"/>
              <w:color w:val="000000"/>
              <w:sz w:val="20"/>
              <w:szCs w:val="20"/>
            </w:rPr>
            <m:t>1/(881*2*</m:t>
          </m:r>
          <m:f>
            <m:fPr>
              <m:ctrlPr>
                <w:rPr>
                  <w:rFonts w:ascii="Cambria Math" w:hAnsi="Cambria Math" w:cs="Arial"/>
                  <w:color w:val="000000"/>
                  <w:sz w:val="20"/>
                  <w:szCs w:val="20"/>
                </w:rPr>
              </m:ctrlPr>
            </m:fPr>
            <m:num>
              <m:r>
                <m:rPr>
                  <m:sty m:val="p"/>
                </m:rPr>
                <w:rPr>
                  <w:rFonts w:ascii="Cambria Math" w:hAnsi="Cambria Math" w:cs="Arial"/>
                  <w:color w:val="000000"/>
                  <w:sz w:val="20"/>
                  <w:szCs w:val="20"/>
                </w:rPr>
                <m:t>π</m:t>
              </m:r>
            </m:num>
            <m:den>
              <m:r>
                <m:rPr>
                  <m:sty m:val="p"/>
                </m:rPr>
                <w:rPr>
                  <w:rFonts w:ascii="Cambria Math" w:hAnsi="Cambria Math" w:cs="Arial"/>
                  <w:color w:val="000000"/>
                  <w:sz w:val="20"/>
                  <w:szCs w:val="20"/>
                </w:rPr>
                <m:t>60</m:t>
              </m:r>
            </m:den>
          </m:f>
          <m:r>
            <m:rPr>
              <m:sty m:val="p"/>
            </m:rPr>
            <w:rPr>
              <w:rFonts w:ascii="Cambria Math" w:hAnsi="Cambria Math" w:cs="Arial"/>
              <w:color w:val="000000"/>
              <w:sz w:val="20"/>
              <w:szCs w:val="20"/>
            </w:rPr>
            <m:t>)</m:t>
          </m:r>
          <m:r>
            <w:rPr>
              <w:rFonts w:ascii="Cambria Math" w:hAnsi="Cambria Math" w:cs="Arial"/>
              <w:lang w:val="es-ES"/>
            </w:rPr>
            <m:t>=0.0108[V.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F002EA"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*Datos obtenidos de la ficha técnica del motor</w:t>
      </w:r>
    </w:p>
    <w:p w:rsidR="00FA001D" w:rsidRPr="00280D5F" w:rsidRDefault="00F002EA" w:rsidP="00F002EA">
      <w:pPr>
        <w:rPr>
          <w:rFonts w:ascii="Arial" w:hAnsi="Arial" w:cs="Arial"/>
          <w:b/>
          <w:u w:val="single"/>
          <w:lang w:val="es-ES"/>
        </w:rPr>
      </w:pPr>
      <w:r w:rsidRPr="00280D5F">
        <w:rPr>
          <w:rFonts w:ascii="Arial" w:hAnsi="Arial" w:cs="Arial"/>
          <w:b/>
          <w:u w:val="single"/>
          <w:lang w:val="es-ES"/>
        </w:rPr>
        <w:t>Auto:</w:t>
      </w:r>
    </w:p>
    <w:p w:rsidR="00F002EA" w:rsidRPr="00280D5F" w:rsidRDefault="00915C7D" w:rsidP="00F002EA">
      <w:pPr>
        <w:rPr>
          <w:rFonts w:ascii="Arial" w:hAnsi="Arial" w:cs="Arial"/>
          <w:b/>
          <w:u w:val="single"/>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rueda</m:t>
              </m:r>
            </m:sub>
          </m:sSub>
          <m:r>
            <w:rPr>
              <w:rFonts w:ascii="Cambria Math" w:hAnsi="Cambria Math" w:cs="Arial"/>
              <w:lang w:val="es-ES"/>
            </w:rPr>
            <m:t>=0.03m</m:t>
          </m:r>
        </m:oMath>
      </m:oMathPara>
    </w:p>
    <w:p w:rsidR="00F002EA" w:rsidRPr="00280D5F" w:rsidRDefault="00915C7D"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 xml:space="preserve"> = 16 Kg</m:t>
          </m:r>
        </m:oMath>
      </m:oMathPara>
    </w:p>
    <w:p w:rsidR="00821D5E" w:rsidRPr="00280D5F" w:rsidRDefault="00821D5E" w:rsidP="00F002EA">
      <w:pPr>
        <w:rPr>
          <w:rFonts w:ascii="Arial" w:hAnsi="Arial" w:cs="Arial"/>
          <w:lang w:val="es-ES"/>
        </w:rPr>
      </w:pPr>
      <w:r w:rsidRPr="00280D5F">
        <w:rPr>
          <w:rFonts w:ascii="Arial" w:hAnsi="Arial" w:cs="Arial"/>
          <w:lang w:val="es-ES"/>
        </w:rPr>
        <w:t>Suponiendo que la</w:t>
      </w:r>
      <w:r w:rsidR="00FA001D" w:rsidRPr="00280D5F">
        <w:rPr>
          <w:rFonts w:ascii="Arial" w:hAnsi="Arial" w:cs="Arial"/>
          <w:lang w:val="es-ES"/>
        </w:rPr>
        <w:t xml:space="preserve"> masa total</w:t>
      </w:r>
      <w:r w:rsidRPr="00280D5F">
        <w:rPr>
          <w:rFonts w:ascii="Arial" w:hAnsi="Arial" w:cs="Arial"/>
          <w:lang w:val="es-ES"/>
        </w:rPr>
        <w:t xml:space="preserve"> del </w:t>
      </w:r>
      <w:r w:rsidR="00FA001D" w:rsidRPr="00280D5F">
        <w:rPr>
          <w:rFonts w:ascii="Arial" w:hAnsi="Arial" w:cs="Arial"/>
          <w:lang w:val="es-ES"/>
        </w:rPr>
        <w:t>vehículo</w:t>
      </w:r>
      <w:r w:rsidRPr="00280D5F">
        <w:rPr>
          <w:rFonts w:ascii="Arial" w:hAnsi="Arial" w:cs="Arial"/>
          <w:lang w:val="es-ES"/>
        </w:rPr>
        <w:t xml:space="preserve"> se encuentra concentrada en ambas ruedas traseras. Luego:</w:t>
      </w:r>
    </w:p>
    <w:p w:rsidR="00821D5E" w:rsidRPr="00280D5F" w:rsidRDefault="00915C7D" w:rsidP="00821D5E">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 xml:space="preserve"> = </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/2</m:t>
          </m:r>
        </m:oMath>
      </m:oMathPara>
    </w:p>
    <w:p w:rsidR="00821D5E" w:rsidRPr="00280D5F" w:rsidRDefault="00821D5E" w:rsidP="00F002EA">
      <w:pPr>
        <w:rPr>
          <w:rFonts w:ascii="Cambria Math" w:hAnsi="Cambria Math" w:cs="Arial"/>
          <w:lang w:val="es-ES"/>
          <w:oMath/>
        </w:rPr>
      </w:pPr>
    </w:p>
    <w:p w:rsidR="00F002EA" w:rsidRPr="00280D5F" w:rsidRDefault="00915C7D" w:rsidP="00F002EA">
      <w:pPr>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2</m:t>
            </m:r>
          </m:den>
        </m:f>
        <m:r>
          <w:rPr>
            <w:rFonts w:ascii="Cambria Math" w:hAnsi="Cambria Math" w:cs="Arial"/>
            <w:lang w:val="es-ES"/>
          </w:rPr>
          <m:t>.Masa.</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w:r w:rsidR="00F002EA" w:rsidRPr="00280D5F">
        <w:rPr>
          <w:rFonts w:ascii="Arial" w:hAnsi="Arial" w:cs="Arial"/>
          <w:lang w:val="es-ES"/>
        </w:rPr>
        <w:t xml:space="preserve"> (Caso de un cilindro macizo)</w:t>
      </w:r>
    </w:p>
    <w:p w:rsidR="00F002EA" w:rsidRPr="00280D5F" w:rsidRDefault="00F002EA" w:rsidP="00F002EA">
      <w:pPr>
        <w:rPr>
          <w:rFonts w:ascii="Arial" w:hAnsi="Arial" w:cs="Arial"/>
          <w:lang w:val="es-ES"/>
        </w:rPr>
      </w:pPr>
      <w:r w:rsidRPr="00280D5F">
        <w:rPr>
          <w:rFonts w:ascii="Arial" w:hAnsi="Arial" w:cs="Arial"/>
          <w:lang w:val="es-ES"/>
        </w:rPr>
        <w:t xml:space="preserve">Como consideramos dos ruedas: </w:t>
      </w:r>
    </w:p>
    <w:p w:rsidR="00821D5E" w:rsidRPr="00280D5F" w:rsidRDefault="00915C7D" w:rsidP="00F002EA">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m:oMathPara>
    </w:p>
    <w:p w:rsidR="00F002EA" w:rsidRPr="00280D5F" w:rsidRDefault="00915C7D" w:rsidP="00F002EA">
      <w:pPr>
        <w:rPr>
          <w:rFonts w:ascii="Arial" w:hAnsi="Arial" w:cs="Arial"/>
          <w:sz w:val="24"/>
          <w:szCs w:val="24"/>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=0.0072</m:t>
          </m:r>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m:oMathPara>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r w:rsidRPr="00280D5F">
        <w:rPr>
          <w:rFonts w:ascii="Arial" w:hAnsi="Arial" w:cs="Arial"/>
          <w:b/>
          <w:sz w:val="24"/>
          <w:szCs w:val="24"/>
          <w:u w:val="single"/>
          <w:lang w:val="es-ES"/>
        </w:rPr>
        <w:lastRenderedPageBreak/>
        <w:t>Ejes:</w:t>
      </w:r>
    </w:p>
    <w:p w:rsidR="00F002EA" w:rsidRPr="00280D5F" w:rsidRDefault="00F002EA" w:rsidP="00F002EA">
      <w:pPr>
        <w:rPr>
          <w:rFonts w:ascii="Arial" w:hAnsi="Arial" w:cs="Arial"/>
          <w:lang w:val="es-ES"/>
        </w:rPr>
      </w:pPr>
      <w:r w:rsidRPr="00280D5F">
        <w:rPr>
          <w:rFonts w:ascii="Arial" w:hAnsi="Arial" w:cs="Arial"/>
          <w:lang w:val="es-ES"/>
        </w:rPr>
        <w:t>Los valores obtenidos de masa de los ejes, momento de inercia y demás son despreciables con respecto a las demás variables por lo tanto no se consideran en los cálculos.</w:t>
      </w:r>
    </w:p>
    <w:p w:rsidR="00F002EA" w:rsidRPr="00280D5F" w:rsidRDefault="00F002EA" w:rsidP="00F002EA">
      <w:pPr>
        <w:rPr>
          <w:rFonts w:ascii="Arial" w:hAnsi="Arial" w:cs="Arial"/>
          <w:b/>
          <w:u w:val="single"/>
          <w:lang w:val="es-ES"/>
        </w:rPr>
      </w:pPr>
      <w:r w:rsidRPr="00280D5F">
        <w:rPr>
          <w:rFonts w:ascii="Arial" w:hAnsi="Arial" w:cs="Arial"/>
          <w:b/>
          <w:u w:val="single"/>
          <w:lang w:val="es-ES"/>
        </w:rPr>
        <w:t>Engranaje:</w:t>
      </w:r>
    </w:p>
    <w:p w:rsidR="00F002EA" w:rsidRPr="00280D5F" w:rsidRDefault="00721D99" w:rsidP="00F002EA">
      <w:pPr>
        <w:rPr>
          <w:rFonts w:ascii="Arial" w:hAnsi="Arial" w:cs="Arial"/>
          <w:lang w:val="es-ES"/>
        </w:rPr>
      </w:pPr>
      <w:r w:rsidRPr="00280D5F">
        <w:rPr>
          <w:rFonts w:ascii="Arial" w:hAnsi="Arial" w:cs="Arial"/>
          <w:lang w:val="es-ES"/>
        </w:rPr>
        <w:t>Entre</w:t>
      </w:r>
      <w:r w:rsidR="00F002EA" w:rsidRPr="00280D5F">
        <w:rPr>
          <w:rFonts w:ascii="Arial" w:hAnsi="Arial" w:cs="Arial"/>
          <w:lang w:val="es-ES"/>
        </w:rPr>
        <w:t xml:space="preserve"> el motor y el eje de la rueda se le acoplo un tren d</w:t>
      </w:r>
      <w:r w:rsidR="003F43C4" w:rsidRPr="00280D5F">
        <w:rPr>
          <w:rFonts w:ascii="Arial" w:hAnsi="Arial" w:cs="Arial"/>
          <w:lang w:val="es-ES"/>
        </w:rPr>
        <w:t xml:space="preserve">e engranajes con una relación </w:t>
      </w:r>
      <w:r w:rsidR="00862539" w:rsidRPr="00280D5F">
        <w:rPr>
          <w:rFonts w:ascii="Arial" w:hAnsi="Arial" w:cs="Arial"/>
          <w:lang w:val="es-ES"/>
        </w:rPr>
        <w:t>226</w:t>
      </w:r>
      <w:r w:rsidR="003F43C4" w:rsidRPr="00280D5F">
        <w:rPr>
          <w:rFonts w:ascii="Arial" w:hAnsi="Arial" w:cs="Arial"/>
          <w:lang w:val="es-ES"/>
        </w:rPr>
        <w:t>:639</w:t>
      </w:r>
      <w:r w:rsidRPr="00280D5F">
        <w:rPr>
          <w:rFonts w:ascii="Arial" w:hAnsi="Arial" w:cs="Arial"/>
          <w:lang w:val="es-ES"/>
        </w:rPr>
        <w:t xml:space="preserve">, ya que con esto podemos limitar la velocidad final del auto de 113km/h a </w:t>
      </w:r>
      <w:r w:rsidR="00862539" w:rsidRPr="00280D5F">
        <w:rPr>
          <w:rFonts w:ascii="Arial" w:hAnsi="Arial" w:cs="Arial"/>
          <w:lang w:val="es-ES"/>
        </w:rPr>
        <w:t>4</w:t>
      </w:r>
      <w:r w:rsidRPr="00280D5F">
        <w:rPr>
          <w:rFonts w:ascii="Arial" w:hAnsi="Arial" w:cs="Arial"/>
          <w:lang w:val="es-ES"/>
        </w:rPr>
        <w:t>0km/h teniendo en cuenta la velocidad angular de salida del motor y el radio de las ruedas del auto.</w:t>
      </w:r>
      <w:r w:rsidR="003E409D">
        <w:rPr>
          <w:rFonts w:ascii="Arial" w:hAnsi="Arial" w:cs="Arial"/>
          <w:lang w:val="es-ES"/>
        </w:rPr>
        <w:t xml:space="preserve"> </w:t>
      </w:r>
      <w:r w:rsidR="003E409D" w:rsidRPr="003E409D">
        <w:rPr>
          <w:rFonts w:ascii="Arial" w:hAnsi="Arial" w:cs="Arial"/>
          <w:lang w:val="es-ES"/>
        </w:rPr>
        <w:t>La velocidad máxima del auto es 11,11 m/s.</w:t>
      </w:r>
    </w:p>
    <w:p w:rsidR="007154FB" w:rsidRPr="00280D5F" w:rsidRDefault="007154FB" w:rsidP="00F002EA">
      <w:pPr>
        <w:rPr>
          <w:rFonts w:ascii="Arial" w:hAnsi="Arial" w:cs="Arial"/>
          <w:lang w:val="es-ES"/>
        </w:rPr>
      </w:pPr>
      <w:r w:rsidRPr="00280D5F">
        <w:rPr>
          <w:rFonts w:ascii="Arial" w:hAnsi="Arial" w:cs="Arial"/>
          <w:lang w:val="es-ES"/>
        </w:rPr>
        <w:t>Para obtener esta relación se hicieron los siguientes cálculos:</w:t>
      </w:r>
    </w:p>
    <w:p w:rsidR="007154FB" w:rsidRPr="00280D5F" w:rsidRDefault="007154FB" w:rsidP="00F002EA">
      <w:pPr>
        <w:rPr>
          <w:rFonts w:ascii="Arial" w:hAnsi="Arial" w:cs="Arial"/>
          <w:color w:val="FF0000"/>
          <w:sz w:val="32"/>
          <w:szCs w:val="32"/>
          <w:lang w:val="es-ES"/>
        </w:rPr>
      </w:pPr>
      <w:r w:rsidRPr="00280D5F">
        <w:rPr>
          <w:rFonts w:ascii="Arial" w:hAnsi="Arial" w:cs="Arial"/>
          <w:lang w:val="es-ES"/>
        </w:rPr>
        <w:t>Deducimos a partir de la velocidad angular máxima del motor extraída de la hoja de datos</w:t>
      </w:r>
      <w:r w:rsidR="00862539" w:rsidRPr="00280D5F">
        <w:rPr>
          <w:rFonts w:ascii="Arial" w:hAnsi="Arial" w:cs="Arial"/>
          <w:lang w:val="es-ES"/>
        </w:rPr>
        <w:t xml:space="preserve">, </w:t>
      </w:r>
      <w:del w:id="6" w:author="Mathe" w:date="2016-06-16T10:15:00Z">
        <w:r w:rsidR="00862539" w:rsidRPr="00280D5F" w:rsidDel="00850D03">
          <w:rPr>
            <w:rFonts w:ascii="Arial" w:hAnsi="Arial" w:cs="Arial"/>
            <w:lang w:val="es-ES"/>
          </w:rPr>
          <w:delText>10000</w:delText>
        </w:r>
        <w:r w:rsidRPr="00280D5F" w:rsidDel="00850D03">
          <w:rPr>
            <w:rFonts w:ascii="Arial" w:hAnsi="Arial" w:cs="Arial"/>
            <w:lang w:val="es-ES"/>
          </w:rPr>
          <w:delText xml:space="preserve"> </w:delText>
        </w:r>
      </w:del>
      <w:ins w:id="7" w:author="Mathe" w:date="2016-06-16T10:15:00Z">
        <w:r w:rsidR="00850D03">
          <w:rPr>
            <w:rFonts w:ascii="Arial" w:hAnsi="Arial" w:cs="Arial"/>
            <w:lang w:val="es-ES"/>
          </w:rPr>
          <w:t>6430</w:t>
        </w:r>
        <w:r w:rsidR="00850D03" w:rsidRPr="00280D5F">
          <w:rPr>
            <w:rFonts w:ascii="Arial" w:hAnsi="Arial" w:cs="Arial"/>
            <w:lang w:val="es-ES"/>
          </w:rPr>
          <w:t xml:space="preserve"> </w:t>
        </w:r>
      </w:ins>
      <w:r w:rsidRPr="00280D5F">
        <w:rPr>
          <w:rFonts w:ascii="Arial" w:hAnsi="Arial" w:cs="Arial"/>
          <w:lang w:val="es-ES"/>
        </w:rPr>
        <w:t>rpm, o lo que es lo mismo 1047 rad/s, que la velocidad máxima que alcanzaría el auto serian 31,4 m/s</w:t>
      </w:r>
      <w:r w:rsidR="00984432" w:rsidRPr="00280D5F">
        <w:rPr>
          <w:rFonts w:ascii="Arial" w:hAnsi="Arial" w:cs="Arial"/>
          <w:lang w:val="es-ES"/>
        </w:rPr>
        <w:t xml:space="preserve"> (113km/h)</w:t>
      </w:r>
      <w:r w:rsidRPr="00280D5F">
        <w:rPr>
          <w:rFonts w:ascii="Arial" w:hAnsi="Arial" w:cs="Arial"/>
          <w:lang w:val="es-ES"/>
        </w:rPr>
        <w:t xml:space="preserve"> ya que v = </w:t>
      </w:r>
      <m:oMath>
        <m:r>
          <w:rPr>
            <w:rFonts w:ascii="Cambria Math" w:hAnsi="Cambria Math" w:cs="Arial"/>
            <w:lang w:val="es-ES"/>
          </w:rPr>
          <m:t>ω</m:t>
        </m:r>
      </m:oMath>
      <w:r w:rsidRPr="00280D5F">
        <w:rPr>
          <w:rFonts w:ascii="Arial" w:hAnsi="Arial" w:cs="Arial"/>
          <w:lang w:val="es-ES"/>
        </w:rPr>
        <w:t>.R</w:t>
      </w:r>
      <w:r w:rsidR="00984432" w:rsidRPr="00280D5F">
        <w:rPr>
          <w:rFonts w:ascii="Arial" w:hAnsi="Arial" w:cs="Arial"/>
          <w:lang w:val="es-ES"/>
        </w:rPr>
        <w:t xml:space="preserve">. Esto nos pareció una velocidad excesiva por lo tanto decidimos reducirla a </w:t>
      </w:r>
      <w:r w:rsidR="00862539" w:rsidRPr="00280D5F">
        <w:rPr>
          <w:rFonts w:ascii="Arial" w:hAnsi="Arial" w:cs="Arial"/>
          <w:lang w:val="es-ES"/>
        </w:rPr>
        <w:t>4</w:t>
      </w:r>
      <w:r w:rsidR="00984432" w:rsidRPr="00280D5F">
        <w:rPr>
          <w:rFonts w:ascii="Arial" w:hAnsi="Arial" w:cs="Arial"/>
          <w:lang w:val="es-ES"/>
        </w:rPr>
        <w:t xml:space="preserve">0km/h. Por lo tanto la relación de reducción de los engranajes </w:t>
      </w:r>
      <w:r w:rsidR="00812FA5" w:rsidRPr="00280D5F">
        <w:rPr>
          <w:rFonts w:ascii="Arial" w:hAnsi="Arial" w:cs="Arial"/>
          <w:lang w:val="es-ES"/>
        </w:rPr>
        <w:t>será</w:t>
      </w:r>
      <w:r w:rsidR="00862539" w:rsidRPr="00280D5F">
        <w:rPr>
          <w:rFonts w:ascii="Arial" w:hAnsi="Arial" w:cs="Arial"/>
          <w:lang w:val="es-ES"/>
        </w:rPr>
        <w:t xml:space="preserve"> 226</w:t>
      </w:r>
      <w:r w:rsidR="00984432" w:rsidRPr="00280D5F">
        <w:rPr>
          <w:rFonts w:ascii="Arial" w:hAnsi="Arial" w:cs="Arial"/>
          <w:lang w:val="es-ES"/>
        </w:rPr>
        <w:t>:639</w:t>
      </w:r>
      <w:ins w:id="8" w:author="Mathe" w:date="2016-06-16T10:15:00Z">
        <w:r w:rsidR="00850D03">
          <w:rPr>
            <w:rFonts w:ascii="Arial" w:hAnsi="Arial" w:cs="Arial"/>
            <w:lang w:val="es-ES"/>
          </w:rPr>
          <w:t xml:space="preserve"> número de dientes del engranaje motor/</w:t>
        </w:r>
      </w:ins>
      <w:ins w:id="9" w:author="Mathe" w:date="2016-06-16T10:16:00Z">
        <w:r w:rsidR="00850D03" w:rsidRPr="00850D03">
          <w:rPr>
            <w:rFonts w:ascii="Arial" w:hAnsi="Arial" w:cs="Arial"/>
            <w:lang w:val="es-ES"/>
          </w:rPr>
          <w:t xml:space="preserve"> </w:t>
        </w:r>
        <w:r w:rsidR="00850D03">
          <w:rPr>
            <w:rFonts w:ascii="Arial" w:hAnsi="Arial" w:cs="Arial"/>
            <w:lang w:val="es-ES"/>
          </w:rPr>
          <w:t>número de dientes del engranaje</w:t>
        </w:r>
        <w:r w:rsidR="00850D03">
          <w:rPr>
            <w:rFonts w:ascii="Arial" w:hAnsi="Arial" w:cs="Arial"/>
            <w:lang w:val="es-ES"/>
          </w:rPr>
          <w:t xml:space="preserve"> de la carga</w:t>
        </w:r>
      </w:ins>
      <w:r w:rsidR="00604F50" w:rsidRPr="00280D5F">
        <w:rPr>
          <w:rFonts w:ascii="Arial" w:hAnsi="Arial" w:cs="Arial"/>
          <w:lang w:val="es-ES"/>
        </w:rPr>
        <w:t>.</w:t>
      </w:r>
      <w:ins w:id="10" w:author="Mathe" w:date="2016-06-16T10:15:00Z">
        <w:r w:rsidR="00850D03">
          <w:rPr>
            <w:rFonts w:ascii="Arial" w:hAnsi="Arial" w:cs="Arial"/>
            <w:lang w:val="es-ES"/>
          </w:rPr>
          <w:t xml:space="preserve"> Son números que dificilm</w:t>
        </w:r>
      </w:ins>
      <w:ins w:id="11" w:author="Mathe" w:date="2016-06-16T10:16:00Z">
        <w:r w:rsidR="00850D03">
          <w:rPr>
            <w:rFonts w:ascii="Arial" w:hAnsi="Arial" w:cs="Arial"/>
            <w:lang w:val="es-ES"/>
          </w:rPr>
          <w:t>e</w:t>
        </w:r>
      </w:ins>
      <w:ins w:id="12" w:author="Mathe" w:date="2016-06-16T10:15:00Z">
        <w:r w:rsidR="00850D03">
          <w:rPr>
            <w:rFonts w:ascii="Arial" w:hAnsi="Arial" w:cs="Arial"/>
            <w:lang w:val="es-ES"/>
          </w:rPr>
          <w:t xml:space="preserve">nte pueda conseguir… </w:t>
        </w:r>
      </w:ins>
      <w:ins w:id="13" w:author="Mathe" w:date="2016-06-16T10:16:00Z">
        <w:r w:rsidR="00850D03">
          <w:rPr>
            <w:rFonts w:ascii="Arial" w:hAnsi="Arial" w:cs="Arial"/>
            <w:lang w:val="es-ES"/>
          </w:rPr>
          <w:t xml:space="preserve">En la vida profesional, aparte de </w:t>
        </w:r>
      </w:ins>
      <w:ins w:id="14" w:author="Mathe" w:date="2016-06-16T10:17:00Z">
        <w:r w:rsidR="00850D03">
          <w:rPr>
            <w:rFonts w:ascii="Arial" w:hAnsi="Arial" w:cs="Arial"/>
            <w:lang w:val="es-ES"/>
          </w:rPr>
          <w:t>buscar</w:t>
        </w:r>
      </w:ins>
      <w:ins w:id="15" w:author="Mathe" w:date="2016-06-16T10:16:00Z">
        <w:r w:rsidR="00850D03">
          <w:rPr>
            <w:rFonts w:ascii="Arial" w:hAnsi="Arial" w:cs="Arial"/>
            <w:lang w:val="es-ES"/>
          </w:rPr>
          <w:t xml:space="preserve"> </w:t>
        </w:r>
      </w:ins>
      <w:ins w:id="16" w:author="Mathe" w:date="2016-06-16T10:17:00Z">
        <w:r w:rsidR="00850D03">
          <w:rPr>
            <w:rFonts w:ascii="Arial" w:hAnsi="Arial" w:cs="Arial"/>
            <w:lang w:val="es-ES"/>
          </w:rPr>
          <w:t>en un catálogo, se suele utilizar una aproximación: p.ej. 1/3</w:t>
        </w:r>
      </w:ins>
    </w:p>
    <w:p w:rsidR="00F002EA" w:rsidRPr="00280D5F" w:rsidRDefault="00721D99" w:rsidP="00F002EA">
      <w:pPr>
        <w:rPr>
          <w:rFonts w:ascii="Arial" w:hAnsi="Arial" w:cs="Arial"/>
          <w:lang w:val="es-ES"/>
        </w:rPr>
      </w:pPr>
      <w:r w:rsidRPr="00280D5F">
        <w:rPr>
          <w:rFonts w:ascii="Arial" w:hAnsi="Arial" w:cs="Arial"/>
          <w:lang w:val="es-ES"/>
        </w:rPr>
        <w:t>Una vez establecido esto, podemos calcular el momento de inercia total:</w:t>
      </w:r>
    </w:p>
    <w:p w:rsidR="00F002EA" w:rsidRPr="00280D5F" w:rsidRDefault="00F002EA" w:rsidP="00F002EA">
      <w:pPr>
        <w:rPr>
          <w:rFonts w:ascii="Arial" w:hAnsi="Arial" w:cs="Arial"/>
          <w:lang w:val="es-ES"/>
        </w:rPr>
      </w:pPr>
    </w:p>
    <w:p w:rsidR="00F002EA" w:rsidRPr="00280D5F" w:rsidRDefault="00915C7D" w:rsidP="00F002EA">
      <w:pPr>
        <w:jc w:val="cente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T</m:t>
              </m:r>
            </m:sub>
          </m:sSub>
          <m:r>
            <w:rPr>
              <w:rFonts w:ascii="Cambria Math" w:hAnsi="Cambria Math" w:cs="Arial"/>
              <w:lang w:val="es-ES"/>
            </w:rPr>
            <m:t>= (</m:t>
          </m:r>
          <m:sSup>
            <m:sSupPr>
              <m:ctrlPr>
                <w:rPr>
                  <w:rFonts w:ascii="Cambria Math" w:hAnsi="Cambria Math" w:cs="Arial"/>
                  <w:i/>
                  <w:lang w:val="es-ES"/>
                </w:rPr>
              </m:ctrlPr>
            </m:sSupPr>
            <m:e>
              <m:f>
                <m:fPr>
                  <m:ctrlPr>
                    <w:rPr>
                      <w:rFonts w:ascii="Cambria Math" w:hAnsi="Cambria Math" w:cs="Arial"/>
                      <w:i/>
                      <w:lang w:val="es-ES"/>
                    </w:rPr>
                  </m:ctrlPr>
                </m:fPr>
                <m:num>
                  <m:r>
                    <w:rPr>
                      <w:rFonts w:ascii="Cambria Math" w:hAnsi="Cambria Math" w:cs="Arial"/>
                      <w:lang w:val="es-ES"/>
                    </w:rPr>
                    <m:t>226</m:t>
                  </m:r>
                </m:num>
                <m:den>
                  <m:r>
                    <w:rPr>
                      <w:rFonts w:ascii="Cambria Math" w:hAnsi="Cambria Math" w:cs="Arial"/>
                      <w:lang w:val="es-ES"/>
                    </w:rPr>
                    <m:t>639</m:t>
                  </m:r>
                </m:den>
              </m:f>
              <m:r>
                <w:rPr>
                  <w:rFonts w:ascii="Cambria Math" w:hAnsi="Cambria Math" w:cs="Arial"/>
                  <w:lang w:val="es-ES"/>
                </w:rPr>
                <m:t>)</m:t>
              </m:r>
            </m:e>
            <m:sup>
              <m:r>
                <w:rPr>
                  <w:rFonts w:ascii="Cambria Math" w:hAnsi="Cambria Math" w:cs="Arial"/>
                  <w:lang w:val="es-ES"/>
                </w:rPr>
                <m:t>2</m:t>
              </m:r>
            </m:sup>
          </m:sSup>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oMath>
      </m:oMathPara>
    </w:p>
    <w:p w:rsidR="00F002EA" w:rsidRPr="00280D5F" w:rsidRDefault="00F002EA" w:rsidP="00F002EA">
      <w:pPr>
        <w:rPr>
          <w:rFonts w:ascii="Arial" w:hAnsi="Arial" w:cs="Arial"/>
          <w:lang w:val="es-ES"/>
        </w:rPr>
      </w:pPr>
    </w:p>
    <w:p w:rsidR="00FC02BF" w:rsidRPr="00280D5F" w:rsidRDefault="00FC02BF" w:rsidP="00FC02BF">
      <w:pPr>
        <w:rPr>
          <w:rFonts w:ascii="Arial" w:hAnsi="Arial" w:cs="Arial"/>
          <w:lang w:val="es-ES"/>
        </w:rPr>
      </w:pPr>
      <w:r w:rsidRPr="00280D5F">
        <w:rPr>
          <w:rFonts w:ascii="Arial" w:hAnsi="Arial" w:cs="Arial"/>
          <w:lang w:val="es-ES"/>
        </w:rPr>
        <w:t xml:space="preserve">Para obtener la posición angular del móvil, luego del diagrama de bloques del motor es preciso insertar un bloque integrador “1/s”  ya que: </w:t>
      </w:r>
    </w:p>
    <w:p w:rsidR="00FC02BF" w:rsidRPr="00280D5F" w:rsidRDefault="00FC02BF" w:rsidP="00FC02BF">
      <w:pPr>
        <w:jc w:val="both"/>
        <w:rPr>
          <w:rFonts w:ascii="Arial" w:hAnsi="Arial" w:cs="Arial"/>
        </w:rPr>
      </w:pPr>
      <m:oMathPara>
        <m:oMath>
          <m:r>
            <w:rPr>
              <w:rFonts w:ascii="Cambria Math" w:hAnsi="Cambria Math" w:cs="Arial"/>
            </w:rPr>
            <m:t>ω</m:t>
          </m:r>
          <m:d>
            <m:dPr>
              <m:ctrlPr>
                <w:rPr>
                  <w:rFonts w:ascii="Cambria Math" w:hAnsi="Cambria Math" w:cs="Arial"/>
                </w:rPr>
              </m:ctrlPr>
            </m:dPr>
            <m:e>
              <m:r>
                <w:rPr>
                  <w:rFonts w:ascii="Cambria Math" w:hAnsi="Cambria Math" w:cs="Arial"/>
                </w:rPr>
                <m:t>t</m:t>
              </m:r>
            </m:e>
          </m:d>
          <m:r>
            <m:rPr>
              <m:sty m:val="p"/>
            </m:rPr>
            <w:rPr>
              <w:rFonts w:ascii="Cambria Math" w:hAnsi="Cambria Math" w:cs="Arial"/>
            </w:rPr>
            <m:t>=</m:t>
          </m:r>
          <m:f>
            <m:fPr>
              <m:ctrlPr>
                <w:rPr>
                  <w:rFonts w:ascii="Cambria Math" w:hAnsi="Cambria Math" w:cs="Arial"/>
                </w:rPr>
              </m:ctrlPr>
            </m:fPr>
            <m:num>
              <m:r>
                <w:rPr>
                  <w:rFonts w:ascii="Cambria Math" w:hAnsi="Cambria Math" w:cs="Arial"/>
                </w:rPr>
                <m:t>dθ</m:t>
              </m:r>
            </m:num>
            <m:den>
              <m:r>
                <w:rPr>
                  <w:rFonts w:ascii="Cambria Math" w:hAnsi="Cambria Math" w:cs="Arial"/>
                </w:rPr>
                <m:t>dt</m:t>
              </m:r>
            </m:den>
          </m:f>
          <m:r>
            <m:rPr>
              <m:sty m:val="p"/>
            </m:rPr>
            <w:rPr>
              <w:rFonts w:ascii="Cambria Math" w:hAnsi="Cambria Math" w:cs="Arial"/>
            </w:rPr>
            <m:t>∴</m:t>
          </m:r>
          <m:r>
            <w:rPr>
              <w:rFonts w:ascii="Cambria Math" w:hAnsi="Cambria Math" w:cs="Arial"/>
            </w:rPr>
            <m:t>θ</m:t>
          </m:r>
          <m:d>
            <m:dPr>
              <m:ctrlPr>
                <w:rPr>
                  <w:rFonts w:ascii="Cambria Math" w:hAnsi="Cambria Math" w:cs="Arial"/>
                </w:rPr>
              </m:ctrlPr>
            </m:dPr>
            <m:e>
              <m:r>
                <w:rPr>
                  <w:rFonts w:ascii="Cambria Math" w:hAnsi="Cambria Math" w:cs="Arial"/>
                </w:rPr>
                <m:t>t</m:t>
              </m:r>
            </m:e>
          </m:d>
          <m:r>
            <m:rPr>
              <m:sty m:val="p"/>
            </m:rPr>
            <w:rPr>
              <w:rFonts w:ascii="Cambria Math" w:hAnsi="Cambria Math" w:cs="Arial"/>
            </w:rPr>
            <m:t xml:space="preserve">= </m:t>
          </m:r>
          <m:nary>
            <m:naryPr>
              <m:limLoc m:val="subSup"/>
              <m:ctrlPr>
                <w:rPr>
                  <w:rFonts w:ascii="Cambria Math" w:hAnsi="Cambria Math" w:cs="Arial"/>
                </w:rPr>
              </m:ctrlPr>
            </m:naryPr>
            <m:sub>
              <m:r>
                <m:rPr>
                  <m:sty m:val="p"/>
                </m:rPr>
                <w:rPr>
                  <w:rFonts w:ascii="Cambria Math" w:hAnsi="Cambria Math" w:cs="Arial"/>
                </w:rPr>
                <m:t>-</m:t>
              </m:r>
              <m:r>
                <m:rPr>
                  <m:sty m:val="p"/>
                </m:rPr>
                <w:rPr>
                  <w:rFonts w:ascii="Cambria Math" w:hAnsi="Cambria Math" w:cs="Arial"/>
                  <w:shd w:val="clear" w:color="auto" w:fill="FFFFFF"/>
                </w:rPr>
                <m:t>∞</m:t>
              </m:r>
            </m:sub>
            <m:sup>
              <m:r>
                <w:rPr>
                  <w:rFonts w:ascii="Cambria Math" w:hAnsi="Cambria Math" w:cs="Arial"/>
                </w:rPr>
                <m:t>t</m:t>
              </m:r>
            </m:sup>
            <m:e>
              <m:r>
                <w:rPr>
                  <w:rFonts w:ascii="Cambria Math" w:hAnsi="Cambria Math" w:cs="Arial"/>
                </w:rPr>
                <m:t>ω</m:t>
              </m:r>
              <m:d>
                <m:dPr>
                  <m:ctrlPr>
                    <w:rPr>
                      <w:rFonts w:ascii="Cambria Math" w:hAnsi="Cambria Math" w:cs="Arial"/>
                    </w:rPr>
                  </m:ctrlPr>
                </m:dPr>
                <m:e>
                  <m:r>
                    <w:rPr>
                      <w:rFonts w:ascii="Cambria Math" w:hAnsi="Cambria Math" w:cs="Arial"/>
                    </w:rPr>
                    <m:t>τ</m:t>
                  </m:r>
                </m:e>
              </m:d>
              <m:r>
                <w:rPr>
                  <w:rFonts w:ascii="Cambria Math" w:hAnsi="Cambria Math" w:cs="Arial"/>
                </w:rPr>
                <m:t>dτ</m:t>
              </m:r>
            </m:e>
          </m:nary>
        </m:oMath>
      </m:oMathPara>
    </w:p>
    <w:p w:rsidR="00FC02BF" w:rsidRPr="00280D5F" w:rsidRDefault="00FC02BF" w:rsidP="00FC02BF">
      <w:pPr>
        <w:rPr>
          <w:rFonts w:ascii="Arial" w:hAnsi="Arial" w:cs="Arial"/>
        </w:rPr>
      </w:pPr>
      <w:r w:rsidRPr="00280D5F">
        <w:rPr>
          <w:rFonts w:ascii="Arial" w:hAnsi="Arial" w:cs="Arial"/>
        </w:rPr>
        <w:t>Tomando transformada de Laplace:</w:t>
      </w:r>
    </w:p>
    <w:p w:rsidR="00FC02BF" w:rsidRPr="00280D5F" w:rsidRDefault="00FC02BF" w:rsidP="00FC02BF">
      <w:pPr>
        <w:rPr>
          <w:rFonts w:ascii="Arial" w:hAnsi="Arial" w:cs="Arial"/>
          <w:lang w:val="es-ES"/>
        </w:rPr>
      </w:pPr>
      <m:oMathPara>
        <m:oMath>
          <m:r>
            <w:rPr>
              <w:rFonts w:ascii="Cambria Math" w:hAnsi="Cambria Math" w:cs="Arial"/>
              <w:lang w:val="es-ES"/>
            </w:rPr>
            <m:t>θ</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r>
                <w:rPr>
                  <w:rFonts w:ascii="Cambria Math" w:hAnsi="Cambria Math" w:cs="Arial"/>
                  <w:lang w:val="es-ES"/>
                </w:rPr>
                <m:t>ω(s)</m:t>
              </m:r>
            </m:num>
            <m:den>
              <m:r>
                <w:rPr>
                  <w:rFonts w:ascii="Cambria Math" w:hAnsi="Cambria Math" w:cs="Arial"/>
                  <w:lang w:val="es-ES"/>
                </w:rPr>
                <m:t>s</m:t>
              </m:r>
            </m:den>
          </m:f>
        </m:oMath>
      </m:oMathPara>
    </w:p>
    <w:p w:rsidR="00F002EA" w:rsidRPr="00280D5F" w:rsidRDefault="00FC02BF" w:rsidP="00F002EA">
      <w:pPr>
        <w:rPr>
          <w:rFonts w:ascii="Arial" w:hAnsi="Arial" w:cs="Arial"/>
        </w:rPr>
      </w:pPr>
      <w:r w:rsidRPr="00280D5F">
        <w:rPr>
          <w:rFonts w:ascii="Arial" w:hAnsi="Arial" w:cs="Arial"/>
        </w:rPr>
        <w:t>Así obtendríamos la posición angular del auto.</w:t>
      </w:r>
    </w:p>
    <w:p w:rsidR="00FC02BF" w:rsidRPr="00280D5F" w:rsidRDefault="00FC02BF" w:rsidP="00F002EA">
      <w:pPr>
        <w:rPr>
          <w:rFonts w:ascii="Arial" w:hAnsi="Arial" w:cs="Arial"/>
        </w:rPr>
      </w:pPr>
      <w:r w:rsidRPr="00280D5F">
        <w:rPr>
          <w:rFonts w:ascii="Arial" w:hAnsi="Arial" w:cs="Arial"/>
        </w:rPr>
        <w:t>A continuación en el siguiente bloque se coloca el tren de engranajes que logra la reducción.</w:t>
      </w:r>
    </w:p>
    <w:p w:rsidR="006B4018" w:rsidRPr="00280D5F" w:rsidRDefault="006B4018" w:rsidP="00F002EA">
      <w:pPr>
        <w:rPr>
          <w:rFonts w:ascii="Arial" w:hAnsi="Arial" w:cs="Arial"/>
        </w:rPr>
      </w:pPr>
      <w:r w:rsidRPr="00280D5F">
        <w:rPr>
          <w:rFonts w:ascii="Arial" w:hAnsi="Arial" w:cs="Arial"/>
        </w:rPr>
        <w:t xml:space="preserve">Por </w:t>
      </w:r>
      <w:r w:rsidR="00B2668C" w:rsidRPr="00280D5F">
        <w:rPr>
          <w:rFonts w:ascii="Arial" w:hAnsi="Arial" w:cs="Arial"/>
        </w:rPr>
        <w:t>último</w:t>
      </w:r>
      <w:r w:rsidRPr="00280D5F">
        <w:rPr>
          <w:rFonts w:ascii="Arial" w:hAnsi="Arial" w:cs="Arial"/>
        </w:rPr>
        <w:t xml:space="preserve"> para ya obtener el desplazamiento final del móvil, hacemos el producto entre la posición angular y el radio de las ruedas puesto que:</w:t>
      </w:r>
    </w:p>
    <w:p w:rsidR="006B4018" w:rsidRPr="00280D5F" w:rsidRDefault="006B4018" w:rsidP="00F002EA">
      <w:pPr>
        <w:rPr>
          <w:rFonts w:ascii="Arial" w:hAnsi="Arial" w:cs="Arial"/>
        </w:rPr>
      </w:pPr>
    </w:p>
    <w:p w:rsidR="006B4018" w:rsidRPr="00280D5F" w:rsidRDefault="006B4018" w:rsidP="00F002EA">
      <w:pPr>
        <w:rPr>
          <w:rFonts w:ascii="Arial" w:hAnsi="Arial" w:cs="Arial"/>
        </w:rPr>
      </w:pPr>
      <m:oMathPara>
        <m:oMath>
          <m:r>
            <w:rPr>
              <w:rFonts w:ascii="Cambria Math" w:hAnsi="Cambria Math" w:cs="Arial"/>
            </w:rPr>
            <w:lastRenderedPageBreak/>
            <m:t>x</m:t>
          </m:r>
          <m:d>
            <m:dPr>
              <m:ctrlPr>
                <w:rPr>
                  <w:rFonts w:ascii="Cambria Math" w:hAnsi="Cambria Math" w:cs="Arial"/>
                  <w:i/>
                </w:rPr>
              </m:ctrlPr>
            </m:dPr>
            <m:e>
              <m:r>
                <w:rPr>
                  <w:rFonts w:ascii="Cambria Math" w:hAnsi="Cambria Math" w:cs="Arial"/>
                </w:rPr>
                <m:t>t</m:t>
              </m:r>
            </m:e>
          </m:d>
          <m:r>
            <w:rPr>
              <w:rFonts w:ascii="Cambria Math" w:hAnsi="Cambria Math" w:cs="Arial"/>
            </w:rPr>
            <m:t>= θ</m:t>
          </m:r>
          <m:d>
            <m:dPr>
              <m:ctrlPr>
                <w:rPr>
                  <w:rFonts w:ascii="Cambria Math" w:hAnsi="Cambria Math" w:cs="Arial"/>
                  <w:i/>
                </w:rPr>
              </m:ctrlPr>
            </m:dPr>
            <m:e>
              <m:r>
                <w:rPr>
                  <w:rFonts w:ascii="Cambria Math" w:hAnsi="Cambria Math" w:cs="Arial"/>
                </w:rPr>
                <m:t>t</m:t>
              </m:r>
            </m:e>
          </m:d>
          <m:r>
            <w:rPr>
              <w:rFonts w:ascii="Cambria Math" w:hAnsi="Cambria Math" w:cs="Arial"/>
            </w:rPr>
            <m:t>.r</m:t>
          </m:r>
        </m:oMath>
      </m:oMathPara>
    </w:p>
    <w:p w:rsidR="00DA5438" w:rsidRPr="00280D5F" w:rsidRDefault="006B4018" w:rsidP="00F002EA">
      <w:pPr>
        <w:rPr>
          <w:rFonts w:ascii="Arial" w:hAnsi="Arial" w:cs="Arial"/>
        </w:rPr>
      </w:pPr>
      <w:r w:rsidRPr="00280D5F">
        <w:rPr>
          <w:rFonts w:ascii="Arial" w:hAnsi="Arial" w:cs="Arial"/>
        </w:rPr>
        <w:t xml:space="preserve">Donde </w:t>
      </w:r>
      <m:oMath>
        <m:r>
          <w:rPr>
            <w:rFonts w:ascii="Cambria Math" w:hAnsi="Cambria Math" w:cs="Arial"/>
          </w:rPr>
          <m:t>θ</m:t>
        </m:r>
      </m:oMath>
      <w:r w:rsidRPr="00280D5F">
        <w:rPr>
          <w:rFonts w:ascii="Arial" w:hAnsi="Arial" w:cs="Arial"/>
        </w:rPr>
        <w:t xml:space="preserve"> se encuentra en radianes.</w:t>
      </w:r>
    </w:p>
    <w:p w:rsidR="0056093A" w:rsidRPr="00280D5F" w:rsidRDefault="00101617" w:rsidP="00F002EA">
      <w:pPr>
        <w:rPr>
          <w:rFonts w:ascii="Arial" w:hAnsi="Arial" w:cs="Arial"/>
        </w:rPr>
      </w:pPr>
      <w:r>
        <w:rPr>
          <w:rFonts w:ascii="Arial" w:hAnsi="Arial" w:cs="Arial"/>
          <w:noProof/>
          <w:lang w:val="es-ES" w:eastAsia="es-ES"/>
        </w:rPr>
        <mc:AlternateContent>
          <mc:Choice Requires="wps">
            <w:drawing>
              <wp:anchor distT="45720" distB="45720" distL="114300" distR="114300" simplePos="0" relativeHeight="251679744" behindDoc="1" locked="0" layoutInCell="1" allowOverlap="1">
                <wp:simplePos x="0" y="0"/>
                <wp:positionH relativeFrom="column">
                  <wp:posOffset>-3810</wp:posOffset>
                </wp:positionH>
                <wp:positionV relativeFrom="paragraph">
                  <wp:posOffset>2614930</wp:posOffset>
                </wp:positionV>
                <wp:extent cx="2158365" cy="317500"/>
                <wp:effectExtent l="0" t="0" r="0" b="635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8365" cy="31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C7D" w:rsidRPr="00A20158" w:rsidRDefault="00915C7D" w:rsidP="00A20158">
                            <w:pPr>
                              <w:rPr>
                                <w:lang w:val="es-ES"/>
                              </w:rPr>
                            </w:pPr>
                            <w:r>
                              <w:rPr>
                                <w:lang w:val="es-ES"/>
                              </w:rPr>
                              <w:t>Fig. 4</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pt;margin-top:205.9pt;width:169.95pt;height:25pt;z-index:-2516367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" stroked="f">
                <v:textbox>
                  <w:txbxContent>
                    <w:p w:rsidR="00915C7D" w:rsidRPr="00A20158" w:rsidRDefault="00915C7D" w:rsidP="00A20158">
                      <w:pPr>
                        <w:rPr>
                          <w:lang w:val="es-ES"/>
                        </w:rPr>
                      </w:pPr>
                      <w:r>
                        <w:rPr>
                          <w:lang w:val="es-ES"/>
                        </w:rPr>
                        <w:t>Fig. 4</w:t>
                      </w:r>
                    </w:p>
                  </w:txbxContent>
                </v:textbox>
              </v:shape>
            </w:pict>
          </mc:Fallback>
        </mc:AlternateContent>
      </w:r>
      <w:r w:rsidR="00A80F7C" w:rsidRPr="00280D5F">
        <w:rPr>
          <w:rFonts w:ascii="Arial" w:hAnsi="Arial" w:cs="Arial"/>
          <w:noProof/>
          <w:lang w:val="es-ES" w:eastAsia="es-ES"/>
        </w:rPr>
        <w:drawing>
          <wp:anchor distT="0" distB="0" distL="114300" distR="114300" simplePos="0" relativeHeight="251561984" behindDoc="1" locked="0" layoutInCell="1" allowOverlap="1">
            <wp:simplePos x="0" y="0"/>
            <wp:positionH relativeFrom="column">
              <wp:posOffset>-1099185</wp:posOffset>
            </wp:positionH>
            <wp:positionV relativeFrom="paragraph">
              <wp:posOffset>313690</wp:posOffset>
            </wp:positionV>
            <wp:extent cx="7372350" cy="2301240"/>
            <wp:effectExtent l="19050" t="0" r="0" b="0"/>
            <wp:wrapTight wrapText="bothSides">
              <wp:wrapPolygon edited="0">
                <wp:start x="-56" y="0"/>
                <wp:lineTo x="-56" y="21457"/>
                <wp:lineTo x="21600" y="21457"/>
                <wp:lineTo x="21600" y="0"/>
                <wp:lineTo x="-56" y="0"/>
              </wp:wrapPolygon>
            </wp:wrapTight>
            <wp:docPr id="6" name="Imagen 4" descr="C:\Users\familia colazo\AppData\Desktop\Trabajo desde Cero\Imagenes\Diagrama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DiagramaBloques.png"/>
                    <pic:cNvPicPr>
                      <a:picLocks noChangeAspect="1" noChangeArrowheads="1"/>
                    </pic:cNvPicPr>
                  </pic:nvPicPr>
                  <pic:blipFill>
                    <a:blip r:embed="rId13"/>
                    <a:srcRect/>
                    <a:stretch>
                      <a:fillRect/>
                    </a:stretch>
                  </pic:blipFill>
                  <pic:spPr bwMode="auto">
                    <a:xfrm>
                      <a:off x="0" y="0"/>
                      <a:ext cx="7372350" cy="2301240"/>
                    </a:xfrm>
                    <a:prstGeom prst="rect">
                      <a:avLst/>
                    </a:prstGeom>
                    <a:noFill/>
                    <a:ln w="9525">
                      <a:noFill/>
                      <a:miter lim="800000"/>
                      <a:headEnd/>
                      <a:tailEnd/>
                    </a:ln>
                  </pic:spPr>
                </pic:pic>
              </a:graphicData>
            </a:graphic>
          </wp:anchor>
        </w:drawing>
      </w:r>
      <w:r w:rsidR="00A80F7C" w:rsidRPr="00280D5F">
        <w:rPr>
          <w:rFonts w:ascii="Arial" w:hAnsi="Arial" w:cs="Arial"/>
        </w:rPr>
        <w:t>A continuación colocamos el diagrama de bloques del sistema:</w:t>
      </w:r>
    </w:p>
    <w:p w:rsidR="00A20158" w:rsidRPr="00280D5F" w:rsidRDefault="00A20158" w:rsidP="00F002EA">
      <w:pPr>
        <w:rPr>
          <w:rFonts w:ascii="Arial" w:hAnsi="Arial" w:cs="Arial"/>
        </w:rPr>
      </w:pPr>
    </w:p>
    <w:p w:rsidR="000C45DB" w:rsidRDefault="00DA5438" w:rsidP="00F002EA">
      <w:pPr>
        <w:rPr>
          <w:ins w:id="17" w:author="Mathe" w:date="2016-06-16T10:24:00Z"/>
          <w:rFonts w:ascii="Arial" w:hAnsi="Arial" w:cs="Arial"/>
        </w:rPr>
      </w:pPr>
      <w:r w:rsidRPr="00280D5F">
        <w:rPr>
          <w:rFonts w:ascii="Arial" w:hAnsi="Arial" w:cs="Arial"/>
        </w:rPr>
        <w:t xml:space="preserve">En HMI Referencia ingresamos la distancia que deseamos que el </w:t>
      </w:r>
      <w:r w:rsidR="003E6ACE" w:rsidRPr="00280D5F">
        <w:rPr>
          <w:rFonts w:ascii="Arial" w:hAnsi="Arial" w:cs="Arial"/>
        </w:rPr>
        <w:t>vehículo</w:t>
      </w:r>
      <w:r w:rsidRPr="00280D5F">
        <w:rPr>
          <w:rFonts w:ascii="Arial" w:hAnsi="Arial" w:cs="Arial"/>
        </w:rPr>
        <w:t xml:space="preserve"> recorra. </w:t>
      </w:r>
    </w:p>
    <w:p w:rsidR="000C45DB" w:rsidRDefault="000C45DB" w:rsidP="00F002EA">
      <w:pPr>
        <w:rPr>
          <w:ins w:id="18" w:author="Mathe" w:date="2016-06-16T10:24:00Z"/>
          <w:rFonts w:ascii="Arial" w:hAnsi="Arial" w:cs="Arial"/>
        </w:rPr>
      </w:pPr>
      <w:ins w:id="19" w:author="Mathe" w:date="2016-06-16T10:24:00Z">
        <w:r>
          <w:rPr>
            <w:rFonts w:ascii="Arial" w:hAnsi="Arial" w:cs="Arial"/>
          </w:rPr>
          <w:t>Por ejemplo, de 0 a 2 mt</w:t>
        </w:r>
      </w:ins>
    </w:p>
    <w:p w:rsidR="000C45DB" w:rsidRDefault="000C45DB" w:rsidP="00F002EA">
      <w:pPr>
        <w:rPr>
          <w:ins w:id="20" w:author="Mathe" w:date="2016-06-16T10:24:00Z"/>
          <w:rFonts w:ascii="Arial" w:hAnsi="Arial" w:cs="Arial"/>
        </w:rPr>
      </w:pPr>
    </w:p>
    <w:p w:rsidR="000C45DB" w:rsidRDefault="000C45DB" w:rsidP="00F002EA">
      <w:pPr>
        <w:rPr>
          <w:ins w:id="21" w:author="Mathe" w:date="2016-06-16T10:25:00Z"/>
          <w:rFonts w:ascii="Arial" w:hAnsi="Arial" w:cs="Arial"/>
        </w:rPr>
      </w:pPr>
      <w:ins w:id="22" w:author="Mathe" w:date="2016-06-16T10:24:00Z">
        <w:r>
          <w:rPr>
            <w:rFonts w:ascii="Arial" w:hAnsi="Arial" w:cs="Arial"/>
          </w:rPr>
          <w:t xml:space="preserve">Asignaremos como referencia que, cuando la distancia deseada es 0 mt, el voltaje de referencia sea de 0 Voltios. </w:t>
        </w:r>
      </w:ins>
      <w:ins w:id="23" w:author="Mathe" w:date="2016-06-16T10:25:00Z">
        <w:r>
          <w:rPr>
            <w:rFonts w:ascii="Arial" w:hAnsi="Arial" w:cs="Arial"/>
          </w:rPr>
          <w:t>C</w:t>
        </w:r>
        <w:r>
          <w:rPr>
            <w:rFonts w:ascii="Arial" w:hAnsi="Arial" w:cs="Arial"/>
          </w:rPr>
          <w:t xml:space="preserve">uando la distancia deseada es </w:t>
        </w:r>
        <w:r>
          <w:rPr>
            <w:rFonts w:ascii="Arial" w:hAnsi="Arial" w:cs="Arial"/>
          </w:rPr>
          <w:t>2</w:t>
        </w:r>
        <w:r>
          <w:rPr>
            <w:rFonts w:ascii="Arial" w:hAnsi="Arial" w:cs="Arial"/>
          </w:rPr>
          <w:t xml:space="preserve"> mt, el voltaje de referencia sea de </w:t>
        </w:r>
        <w:r>
          <w:rPr>
            <w:rFonts w:ascii="Arial" w:hAnsi="Arial" w:cs="Arial"/>
          </w:rPr>
          <w:t>1</w:t>
        </w:r>
        <w:r>
          <w:rPr>
            <w:rFonts w:ascii="Arial" w:hAnsi="Arial" w:cs="Arial"/>
          </w:rPr>
          <w:t xml:space="preserve">0 Voltios. </w:t>
        </w:r>
      </w:ins>
    </w:p>
    <w:p w:rsidR="000C45DB" w:rsidRDefault="000C45DB" w:rsidP="00F002EA">
      <w:pPr>
        <w:rPr>
          <w:ins w:id="24" w:author="Mathe" w:date="2016-06-16T10:26:00Z"/>
          <w:rFonts w:ascii="Arial" w:hAnsi="Arial" w:cs="Arial"/>
        </w:rPr>
      </w:pPr>
      <w:ins w:id="25" w:author="Mathe" w:date="2016-06-16T10:25:00Z">
        <w:r>
          <w:rPr>
            <w:rFonts w:ascii="Arial" w:hAnsi="Arial" w:cs="Arial"/>
          </w:rPr>
          <w:t>Por tal motivo, la ganancia del HMI sería 10V/2mt</w:t>
        </w:r>
      </w:ins>
    </w:p>
    <w:p w:rsidR="000C45DB" w:rsidRDefault="000C45DB" w:rsidP="00F002EA">
      <w:pPr>
        <w:rPr>
          <w:ins w:id="26" w:author="Mathe" w:date="2016-06-16T10:28:00Z"/>
          <w:rFonts w:ascii="Arial" w:hAnsi="Arial" w:cs="Arial"/>
        </w:rPr>
      </w:pPr>
      <w:ins w:id="27" w:author="Mathe" w:date="2016-06-16T10:26:00Z">
        <w:r>
          <w:rPr>
            <w:rFonts w:ascii="Arial" w:hAnsi="Arial" w:cs="Arial"/>
          </w:rPr>
          <w:t>El sensor requerido para medir la distancia recorrida, podr</w:t>
        </w:r>
      </w:ins>
      <w:ins w:id="28" w:author="Mathe" w:date="2016-06-16T10:27:00Z">
        <w:r>
          <w:rPr>
            <w:rFonts w:ascii="Arial" w:hAnsi="Arial" w:cs="Arial"/>
          </w:rPr>
          <w:t>ía ser un encoder incremental que brinda una serie de pulsos a medida que se recorre una cierta distancia</w:t>
        </w:r>
      </w:ins>
      <w:ins w:id="29" w:author="Mathe" w:date="2016-06-16T10:28:00Z">
        <w:r>
          <w:rPr>
            <w:rFonts w:ascii="Arial" w:hAnsi="Arial" w:cs="Arial"/>
          </w:rPr>
          <w:t>. Esos pulsos se ingresarían a un contador de un micro quien dará una señal eléctrica a través de un DAC a la salida, proporcional a la cantidad de pulsos contados</w:t>
        </w:r>
      </w:ins>
    </w:p>
    <w:p w:rsidR="000C45DB" w:rsidRDefault="000C45DB" w:rsidP="00F002EA">
      <w:pPr>
        <w:rPr>
          <w:ins w:id="30" w:author="Mathe" w:date="2016-06-16T10:29:00Z"/>
          <w:rFonts w:ascii="Arial" w:hAnsi="Arial" w:cs="Arial"/>
        </w:rPr>
      </w:pPr>
      <w:ins w:id="31" w:author="Mathe" w:date="2016-06-16T10:29:00Z">
        <w:r>
          <w:rPr>
            <w:rFonts w:ascii="Arial" w:hAnsi="Arial" w:cs="Arial"/>
          </w:rPr>
          <w:t xml:space="preserve">Por tal motivo, el bloque </w:t>
        </w:r>
      </w:ins>
    </w:p>
    <w:p w:rsidR="000C45DB" w:rsidRDefault="000C45DB" w:rsidP="00F002EA">
      <w:pPr>
        <w:rPr>
          <w:ins w:id="32" w:author="Mathe" w:date="2016-06-16T10:30:00Z"/>
          <w:rFonts w:ascii="Arial" w:hAnsi="Arial" w:cs="Arial"/>
        </w:rPr>
      </w:pPr>
      <w:ins w:id="33" w:author="Mathe" w:date="2016-06-16T10:29:00Z">
        <w:r>
          <w:rPr>
            <w:rFonts w:ascii="Arial" w:hAnsi="Arial" w:cs="Arial"/>
          </w:rPr>
          <w:t>H(s)= (10</w:t>
        </w:r>
        <w:r w:rsidR="00101617">
          <w:rPr>
            <w:rFonts w:ascii="Arial" w:hAnsi="Arial" w:cs="Arial"/>
          </w:rPr>
          <w:t>v/2mt)/(1 +</w:t>
        </w:r>
      </w:ins>
      <w:ins w:id="34" w:author="Mathe" w:date="2016-06-16T10:30:00Z">
        <w:r w:rsidR="00101617">
          <w:rPr>
            <w:rFonts w:ascii="Arial" w:hAnsi="Arial" w:cs="Arial"/>
          </w:rPr>
          <w:t>s0,</w:t>
        </w:r>
      </w:ins>
      <w:ins w:id="35" w:author="Mathe" w:date="2016-06-16T10:29:00Z">
        <w:r w:rsidR="00101617">
          <w:rPr>
            <w:rFonts w:ascii="Arial" w:hAnsi="Arial" w:cs="Arial"/>
          </w:rPr>
          <w:t>1</w:t>
        </w:r>
      </w:ins>
      <w:ins w:id="36" w:author="Mathe" w:date="2016-06-16T10:30:00Z">
        <w:r w:rsidR="00101617">
          <w:rPr>
            <w:rFonts w:ascii="Arial" w:hAnsi="Arial" w:cs="Arial"/>
          </w:rPr>
          <w:t xml:space="preserve">) </w:t>
        </w:r>
      </w:ins>
    </w:p>
    <w:p w:rsidR="00101617" w:rsidRDefault="00101617" w:rsidP="00F002EA">
      <w:pPr>
        <w:rPr>
          <w:ins w:id="37" w:author="Mathe" w:date="2016-06-16T10:30:00Z"/>
          <w:rFonts w:ascii="Arial" w:hAnsi="Arial" w:cs="Arial"/>
        </w:rPr>
      </w:pPr>
      <w:ins w:id="38" w:author="Mathe" w:date="2016-06-16T10:30:00Z">
        <w:r>
          <w:rPr>
            <w:rFonts w:ascii="Arial" w:hAnsi="Arial" w:cs="Arial"/>
          </w:rPr>
          <w:t>Colocado a la salida del sistema (donde se miden distancias</w:t>
        </w:r>
      </w:ins>
    </w:p>
    <w:p w:rsidR="00101617" w:rsidRDefault="00101617" w:rsidP="00F002EA">
      <w:pPr>
        <w:rPr>
          <w:ins w:id="39" w:author="Mathe" w:date="2016-06-16T10:26:00Z"/>
          <w:rFonts w:ascii="Arial" w:hAnsi="Arial" w:cs="Arial"/>
        </w:rPr>
      </w:pPr>
      <w:ins w:id="40" w:author="Mathe" w:date="2016-06-16T10:31:00Z">
        <w:r>
          <w:rPr>
            <w:rFonts w:ascii="Arial" w:hAnsi="Arial" w:cs="Arial"/>
          </w:rPr>
          <w:t>o</w:t>
        </w:r>
      </w:ins>
    </w:p>
    <w:p w:rsidR="000C45DB" w:rsidRDefault="00101617" w:rsidP="00F002EA">
      <w:pPr>
        <w:rPr>
          <w:ins w:id="41" w:author="Mathe" w:date="2016-06-16T10:27:00Z"/>
          <w:rFonts w:ascii="Arial" w:hAnsi="Arial" w:cs="Arial"/>
        </w:rPr>
      </w:pPr>
      <w:ins w:id="42" w:author="Mathe" w:date="2016-06-16T10:31:00Z">
        <w:r>
          <w:rPr>
            <w:rFonts w:ascii="Arial" w:hAnsi="Arial" w:cs="Arial"/>
          </w:rPr>
          <w:t>H(s)= (10v/2mt)/(1 +s0,1)</w:t>
        </w:r>
        <w:r>
          <w:rPr>
            <w:rFonts w:ascii="Arial" w:hAnsi="Arial" w:cs="Arial"/>
          </w:rPr>
          <w:t>*(cant pulsos por vuelta/2</w:t>
        </w:r>
      </w:ins>
      <w:ins w:id="43" w:author="Mathe" w:date="2016-06-16T10:32:00Z">
        <w:r>
          <w:rPr>
            <w:rFonts w:ascii="Arial" w:hAnsi="Arial" w:cs="Arial"/>
          </w:rPr>
          <w:t>.</w:t>
        </w:r>
      </w:ins>
      <w:ins w:id="44" w:author="Mathe" w:date="2016-06-16T10:31:00Z">
        <w:r>
          <w:rPr>
            <w:rFonts w:ascii="Arial" w:hAnsi="Arial" w:cs="Arial"/>
          </w:rPr>
          <w:t>pi.</w:t>
        </w:r>
      </w:ins>
      <w:ins w:id="45" w:author="Mathe" w:date="2016-06-16T10:33:00Z">
        <w:r>
          <w:rPr>
            <w:rFonts w:ascii="Arial" w:hAnsi="Arial" w:cs="Arial"/>
          </w:rPr>
          <w:t>R)</w:t>
        </w:r>
      </w:ins>
    </w:p>
    <w:p w:rsidR="000C45DB" w:rsidRDefault="00101617" w:rsidP="00F002EA">
      <w:pPr>
        <w:rPr>
          <w:ins w:id="46" w:author="Mathe" w:date="2016-06-16T10:25:00Z"/>
          <w:rFonts w:ascii="Arial" w:hAnsi="Arial" w:cs="Arial"/>
        </w:rPr>
      </w:pPr>
      <w:ins w:id="47" w:author="Mathe" w:date="2016-06-16T10:33:00Z">
        <w:r>
          <w:rPr>
            <w:rFonts w:ascii="Arial" w:hAnsi="Arial" w:cs="Arial"/>
          </w:rPr>
          <w:t>Con el encoder colocado luego del reductor</w:t>
        </w:r>
      </w:ins>
    </w:p>
    <w:p w:rsidR="00DA5438" w:rsidRPr="00280D5F" w:rsidRDefault="00DA5438" w:rsidP="00F002EA">
      <w:pPr>
        <w:rPr>
          <w:rFonts w:ascii="Arial" w:hAnsi="Arial" w:cs="Arial"/>
        </w:rPr>
      </w:pPr>
      <w:r w:rsidRPr="00280D5F">
        <w:rPr>
          <w:rFonts w:ascii="Arial" w:hAnsi="Arial" w:cs="Arial"/>
        </w:rPr>
        <w:t xml:space="preserve">DisAng es una </w:t>
      </w:r>
      <w:r w:rsidR="003E6ACE" w:rsidRPr="00280D5F">
        <w:rPr>
          <w:rFonts w:ascii="Arial" w:hAnsi="Arial" w:cs="Arial"/>
        </w:rPr>
        <w:t>función</w:t>
      </w:r>
      <w:r w:rsidRPr="00280D5F">
        <w:rPr>
          <w:rFonts w:ascii="Arial" w:hAnsi="Arial" w:cs="Arial"/>
        </w:rPr>
        <w:t xml:space="preserve"> respecto del radio de las ruedas que calculara el </w:t>
      </w:r>
      <w:r w:rsidR="00733EBB" w:rsidRPr="00280D5F">
        <w:rPr>
          <w:rFonts w:ascii="Arial" w:hAnsi="Arial" w:cs="Arial"/>
        </w:rPr>
        <w:t>ángulo</w:t>
      </w:r>
      <w:r w:rsidRPr="00280D5F">
        <w:rPr>
          <w:rFonts w:ascii="Arial" w:hAnsi="Arial" w:cs="Arial"/>
        </w:rPr>
        <w:t xml:space="preserve"> de giro requerido para recorrer dicha distancia. </w:t>
      </w:r>
    </w:p>
    <w:p w:rsidR="00DA5438" w:rsidRPr="00280D5F" w:rsidRDefault="00DA5438" w:rsidP="00F002EA">
      <w:pPr>
        <w:rPr>
          <w:rFonts w:ascii="Arial" w:hAnsi="Arial" w:cs="Arial"/>
          <w:lang w:val="es-ES"/>
        </w:rPr>
      </w:pPr>
      <m:oMathPara>
        <m:oMath>
          <m:r>
            <w:rPr>
              <w:rFonts w:ascii="Cambria Math" w:hAnsi="Cambria Math" w:cs="Arial"/>
              <w:lang w:val="es-ES"/>
            </w:rPr>
            <w:lastRenderedPageBreak/>
            <m:t>DisAng=</m:t>
          </m:r>
          <m:f>
            <m:fPr>
              <m:ctrlPr>
                <w:rPr>
                  <w:rFonts w:ascii="Cambria Math" w:hAnsi="Cambria Math" w:cs="Arial"/>
                  <w:i/>
                  <w:lang w:val="es-ES"/>
                </w:rPr>
              </m:ctrlPr>
            </m:fPr>
            <m:num>
              <m:r>
                <w:rPr>
                  <w:rFonts w:ascii="Cambria Math" w:hAnsi="Cambria Math" w:cs="Arial"/>
                  <w:lang w:val="es-ES"/>
                </w:rPr>
                <m:t>360</m:t>
              </m:r>
            </m:num>
            <m:den>
              <m:r>
                <w:rPr>
                  <w:rFonts w:ascii="Cambria Math" w:hAnsi="Cambria Math" w:cs="Arial"/>
                  <w:lang w:val="es-ES"/>
                </w:rPr>
                <m:t>2*π*RadioRuedas</m:t>
              </m:r>
            </m:den>
          </m:f>
        </m:oMath>
      </m:oMathPara>
    </w:p>
    <w:p w:rsidR="00DA5438" w:rsidRPr="00280D5F" w:rsidRDefault="00DA5438" w:rsidP="00DA5438">
      <w:pPr>
        <w:autoSpaceDE w:val="0"/>
        <w:autoSpaceDN w:val="0"/>
        <w:adjustRightInd w:val="0"/>
        <w:spacing w:after="0" w:line="240" w:lineRule="auto"/>
        <w:rPr>
          <w:rFonts w:ascii="Arial" w:hAnsi="Arial" w:cs="Arial"/>
        </w:rPr>
      </w:pPr>
      <w:r w:rsidRPr="00280D5F">
        <w:rPr>
          <w:rFonts w:ascii="Arial" w:hAnsi="Arial" w:cs="Arial"/>
          <w:lang w:val="es-ES"/>
        </w:rPr>
        <w:t>Luego este ángulo ingresa al acondicionador de señales el cual consiste en una ganancia que entregara 0.5 voltios cada 360</w:t>
      </w:r>
      <w:r w:rsidRPr="00280D5F">
        <w:rPr>
          <w:rFonts w:ascii="Arial" w:hAnsi="Arial" w:cs="Arial"/>
        </w:rPr>
        <w:t xml:space="preserve">º. Hacemos esto para independizarnos de la distancia recorrida en el lazo cerrado. Ya que es más fácil conseguir sensores de desplazamiento angular que sensores de desplazamiento lineal para esta aplicación. </w:t>
      </w:r>
      <w:r w:rsidR="003E6ACE" w:rsidRPr="00280D5F">
        <w:rPr>
          <w:rFonts w:ascii="Arial" w:hAnsi="Arial" w:cs="Arial"/>
        </w:rPr>
        <w:t xml:space="preserve">Podríamos usar sensores de distancia pero los mismos no son útiles para el caso. Ya que se usan para medir distancia y requeriríamos de un objeto de referencia desde el que podamos medir. El objetivo de este sistema es poder desplazarse una determinada distancia sin depender de objetos de referencia. </w:t>
      </w:r>
      <w:r w:rsidRPr="00280D5F">
        <w:rPr>
          <w:rFonts w:ascii="Arial" w:hAnsi="Arial" w:cs="Arial"/>
        </w:rPr>
        <w:t xml:space="preserve">Podemos notar que la distancia lineal volverá a formar parte del sistema al final cuando se multiplica por el radio de las ruedas antes de la salida. De esta manera obtendremos la distancia final recorrida. </w:t>
      </w:r>
    </w:p>
    <w:p w:rsidR="00733EBB" w:rsidRPr="00280D5F" w:rsidRDefault="00733EBB" w:rsidP="00DA5438">
      <w:pPr>
        <w:autoSpaceDE w:val="0"/>
        <w:autoSpaceDN w:val="0"/>
        <w:adjustRightInd w:val="0"/>
        <w:spacing w:after="0" w:line="240" w:lineRule="auto"/>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Una vez realizado esto, se retroalimenta esta posición angular obtenida a través de la implementación de un potenciómetro angular, el cual registra la variación de ángulo de las ruedas del auto para convertir esta señal en un voltaje.  El potenciómetro otorga 10 voltios cada 3500º o lo que es lo mismo, 1 voltio cada 350º.  Este voltio luego será introducido en un acondicionador de señales, básicamente una ganancia, el cual ajustara el voltaje para que entregue 0.5 voltios cada 360º según la siguiente función. </w:t>
      </w:r>
    </w:p>
    <w:p w:rsidR="00733EBB" w:rsidRPr="00280D5F" w:rsidRDefault="00733EBB" w:rsidP="00733EBB">
      <w:pPr>
        <w:rPr>
          <w:rFonts w:ascii="Arial" w:hAnsi="Arial" w:cs="Arial"/>
        </w:rPr>
      </w:pPr>
      <m:oMathPara>
        <m:oMath>
          <m:r>
            <w:rPr>
              <w:rFonts w:ascii="Cambria Math" w:hAnsi="Cambria Math" w:cs="Arial"/>
            </w:rPr>
            <m:t>Gb=</m:t>
          </m:r>
          <m:f>
            <m:fPr>
              <m:ctrlPr>
                <w:rPr>
                  <w:rFonts w:ascii="Cambria Math" w:hAnsi="Cambria Math" w:cs="Arial"/>
                  <w:i/>
                </w:rPr>
              </m:ctrlPr>
            </m:fPr>
            <m:num>
              <m:r>
                <m:rPr>
                  <m:sty m:val="p"/>
                </m:rPr>
                <w:rPr>
                  <w:rFonts w:ascii="Cambria Math" w:hAnsi="Cambria Math" w:cs="Arial"/>
                </w:rPr>
                <m:t>3500º</m:t>
              </m:r>
            </m:num>
            <m:den>
              <m:r>
                <w:rPr>
                  <w:rFonts w:ascii="Cambria Math" w:hAnsi="Cambria Math" w:cs="Arial"/>
                </w:rPr>
                <m:t>10V</m:t>
              </m:r>
            </m:den>
          </m:f>
          <m:r>
            <w:rPr>
              <w:rFonts w:ascii="Cambria Math" w:hAnsi="Cambria Math" w:cs="Arial"/>
            </w:rPr>
            <m:t xml:space="preserve">* </m:t>
          </m:r>
          <m:f>
            <m:fPr>
              <m:ctrlPr>
                <w:rPr>
                  <w:rFonts w:ascii="Cambria Math" w:hAnsi="Cambria Math" w:cs="Arial"/>
                  <w:i/>
                </w:rPr>
              </m:ctrlPr>
            </m:fPr>
            <m:num>
              <m:r>
                <m:rPr>
                  <m:sty m:val="p"/>
                </m:rPr>
                <w:rPr>
                  <w:rFonts w:ascii="Cambria Math" w:hAnsi="Cambria Math" w:cs="Arial"/>
                </w:rPr>
                <m:t>0.5 V</m:t>
              </m:r>
            </m:num>
            <m:den>
              <m:r>
                <m:rPr>
                  <m:sty m:val="p"/>
                </m:rPr>
                <w:rPr>
                  <w:rFonts w:ascii="Cambria Math" w:hAnsi="Cambria Math" w:cs="Arial"/>
                </w:rPr>
                <m:t>360º</m:t>
              </m:r>
            </m:den>
          </m:f>
        </m:oMath>
      </m:oMathPara>
    </w:p>
    <w:p w:rsidR="00733EBB" w:rsidRPr="00280D5F" w:rsidRDefault="00733EBB" w:rsidP="00733EBB">
      <w:pPr>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Esta señal luego entra a un sumador que llega a la entrada del bloque del motor. </w:t>
      </w:r>
    </w:p>
    <w:p w:rsidR="003E6ACE" w:rsidRPr="00280D5F" w:rsidRDefault="003E6ACE" w:rsidP="00DA5438">
      <w:pPr>
        <w:autoSpaceDE w:val="0"/>
        <w:autoSpaceDN w:val="0"/>
        <w:adjustRightInd w:val="0"/>
        <w:spacing w:after="0" w:line="240" w:lineRule="auto"/>
        <w:rPr>
          <w:rFonts w:ascii="Arial" w:hAnsi="Arial" w:cs="Arial"/>
        </w:rPr>
      </w:pPr>
    </w:p>
    <w:p w:rsidR="00DA5438" w:rsidRPr="00280D5F" w:rsidRDefault="00DA5438" w:rsidP="00DA5438">
      <w:pPr>
        <w:autoSpaceDE w:val="0"/>
        <w:autoSpaceDN w:val="0"/>
        <w:adjustRightInd w:val="0"/>
        <w:spacing w:after="0" w:line="240" w:lineRule="auto"/>
        <w:rPr>
          <w:rFonts w:ascii="Arial" w:eastAsiaTheme="minorHAnsi" w:hAnsi="Arial" w:cs="Arial"/>
          <w:sz w:val="24"/>
          <w:szCs w:val="24"/>
          <w:lang w:val="es-ES" w:eastAsia="en-US"/>
        </w:rPr>
      </w:pPr>
    </w:p>
    <w:p w:rsidR="00B06E0C" w:rsidRPr="00280D5F" w:rsidRDefault="00B06E0C" w:rsidP="00B06E0C">
      <w:pPr>
        <w:pStyle w:val="Ttulo1"/>
        <w:rPr>
          <w:rFonts w:ascii="Arial" w:hAnsi="Arial" w:cs="Arial"/>
        </w:rPr>
      </w:pPr>
      <w:r w:rsidRPr="00280D5F">
        <w:rPr>
          <w:rFonts w:ascii="Arial" w:hAnsi="Arial" w:cs="Arial"/>
        </w:rPr>
        <w:t>Función de Transferencia de Lazo Abierto</w:t>
      </w:r>
    </w:p>
    <w:p w:rsidR="00B06E0C" w:rsidRPr="00280D5F" w:rsidRDefault="00B06E0C" w:rsidP="00B06E0C">
      <w:pPr>
        <w:rPr>
          <w:rFonts w:ascii="Arial" w:hAnsi="Arial" w:cs="Arial"/>
        </w:rPr>
      </w:pPr>
      <w:r w:rsidRPr="00280D5F">
        <w:rPr>
          <w:rFonts w:ascii="Arial" w:hAnsi="Arial" w:cs="Arial"/>
        </w:rPr>
        <w:tab/>
      </w:r>
      <w:r>
        <w:rPr>
          <w:rFonts w:ascii="Cambria Math" w:hAnsi="Cambria Math" w:cs="Arial"/>
        </w:rPr>
        <w:br/>
      </w:r>
      <m:oMathPara>
        <m:oMath>
          <m:r>
            <w:rPr>
              <w:rFonts w:ascii="Cambria Math" w:hAnsi="Cambria Math" w:cs="Arial"/>
            </w:rPr>
            <m:t xml:space="preserve">  FTLA= </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s(s+1764)(s+2.302)</m:t>
              </m:r>
            </m:den>
          </m:f>
        </m:oMath>
      </m:oMathPara>
    </w:p>
    <w:p w:rsidR="00280D5F" w:rsidRDefault="00280D5F" w:rsidP="00B06E0C">
      <w:pPr>
        <w:rPr>
          <w:rFonts w:ascii="Arial" w:hAnsi="Arial" w:cs="Arial"/>
        </w:rPr>
      </w:pPr>
    </w:p>
    <w:p w:rsidR="002348E4" w:rsidRPr="00280D5F" w:rsidRDefault="002348E4" w:rsidP="00B06E0C">
      <w:pPr>
        <w:rPr>
          <w:rFonts w:ascii="Arial" w:hAnsi="Arial" w:cs="Arial"/>
        </w:rPr>
      </w:pPr>
    </w:p>
    <w:p w:rsidR="00B06E0C" w:rsidRPr="00280D5F" w:rsidRDefault="00280D5F" w:rsidP="00B06E0C">
      <w:pPr>
        <w:rPr>
          <w:rFonts w:ascii="Arial" w:hAnsi="Arial" w:cs="Arial"/>
        </w:rPr>
      </w:pPr>
      <w:r w:rsidRPr="00280D5F">
        <w:rPr>
          <w:rFonts w:ascii="Arial" w:hAnsi="Arial" w:cs="Arial"/>
          <w:noProof/>
          <w:lang w:val="es-ES" w:eastAsia="es-ES"/>
        </w:rPr>
        <w:lastRenderedPageBreak/>
        <w:drawing>
          <wp:anchor distT="0" distB="0" distL="114300" distR="114300" simplePos="0" relativeHeight="251584512" behindDoc="0" locked="0" layoutInCell="1" allowOverlap="1">
            <wp:simplePos x="0" y="0"/>
            <wp:positionH relativeFrom="column">
              <wp:posOffset>-899795</wp:posOffset>
            </wp:positionH>
            <wp:positionV relativeFrom="paragraph">
              <wp:posOffset>328295</wp:posOffset>
            </wp:positionV>
            <wp:extent cx="7240270" cy="3607435"/>
            <wp:effectExtent l="0" t="0" r="0" b="0"/>
            <wp:wrapSquare wrapText="bothSides"/>
            <wp:docPr id="13" name="Imagen 13" descr="D:\Usuario\Documents\Facultad\Sistemas de Control I\Control\Control\FTL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Facultad\Sistemas de Control I\Control\Control\FTLA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40270" cy="3607435"/>
                    </a:xfrm>
                    <a:prstGeom prst="rect">
                      <a:avLst/>
                    </a:prstGeom>
                    <a:noFill/>
                    <a:ln>
                      <a:noFill/>
                    </a:ln>
                  </pic:spPr>
                </pic:pic>
              </a:graphicData>
            </a:graphic>
          </wp:anchor>
        </w:drawing>
      </w:r>
      <w:r w:rsidRPr="00280D5F">
        <w:rPr>
          <w:rFonts w:ascii="Arial" w:hAnsi="Arial" w:cs="Arial"/>
        </w:rPr>
        <w:t>Lugar de raíces de la FTLA:</w:t>
      </w:r>
    </w:p>
    <w:p w:rsidR="00B06E0C" w:rsidRPr="00280D5F" w:rsidRDefault="00D64A9A" w:rsidP="00B06E0C">
      <w:pPr>
        <w:rPr>
          <w:rFonts w:ascii="Arial" w:hAnsi="Arial" w:cs="Arial"/>
        </w:rPr>
      </w:pPr>
      <w:r w:rsidRPr="00280D5F">
        <w:rPr>
          <w:rFonts w:ascii="Arial" w:hAnsi="Arial" w:cs="Arial"/>
          <w:noProof/>
          <w:lang w:val="es-ES" w:eastAsia="es-ES"/>
        </w:rPr>
        <w:drawing>
          <wp:anchor distT="0" distB="0" distL="114300" distR="114300" simplePos="0" relativeHeight="251589632" behindDoc="0" locked="0" layoutInCell="1" allowOverlap="1">
            <wp:simplePos x="0" y="0"/>
            <wp:positionH relativeFrom="column">
              <wp:posOffset>-857250</wp:posOffset>
            </wp:positionH>
            <wp:positionV relativeFrom="paragraph">
              <wp:posOffset>3950335</wp:posOffset>
            </wp:positionV>
            <wp:extent cx="7080885" cy="3656330"/>
            <wp:effectExtent l="0" t="0" r="0" b="0"/>
            <wp:wrapSquare wrapText="bothSides"/>
            <wp:docPr id="16" name="Imagen 16" descr="D:\Usuario\Documents\Facultad\Sistemas de Control I\Control\Control\FTL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cuments\Facultad\Sistemas de Control I\Control\Control\FTLA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80885" cy="3656330"/>
                    </a:xfrm>
                    <a:prstGeom prst="rect">
                      <a:avLst/>
                    </a:prstGeom>
                    <a:noFill/>
                    <a:ln>
                      <a:noFill/>
                    </a:ln>
                  </pic:spPr>
                </pic:pic>
              </a:graphicData>
            </a:graphic>
          </wp:anchor>
        </w:drawing>
      </w:r>
      <w:r w:rsidR="00280D5F" w:rsidRPr="00280D5F">
        <w:rPr>
          <w:rFonts w:ascii="Arial" w:hAnsi="Arial" w:cs="Arial"/>
        </w:rPr>
        <w:t>Fig</w:t>
      </w:r>
      <w:r>
        <w:rPr>
          <w:rFonts w:ascii="Arial" w:hAnsi="Arial" w:cs="Arial"/>
        </w:rPr>
        <w:t>.</w:t>
      </w:r>
      <w:r w:rsidR="00280D5F" w:rsidRPr="00280D5F">
        <w:rPr>
          <w:rFonts w:ascii="Arial" w:hAnsi="Arial" w:cs="Arial"/>
        </w:rPr>
        <w:t xml:space="preserve"> 5</w:t>
      </w:r>
    </w:p>
    <w:p w:rsidR="00280D5F" w:rsidRDefault="00280D5F" w:rsidP="00B06E0C">
      <w:pPr>
        <w:rPr>
          <w:rFonts w:ascii="Arial" w:hAnsi="Arial" w:cs="Arial"/>
        </w:rPr>
      </w:pPr>
      <w:r w:rsidRPr="00280D5F">
        <w:rPr>
          <w:rFonts w:ascii="Arial" w:hAnsi="Arial" w:cs="Arial"/>
        </w:rPr>
        <w:t>Fig</w:t>
      </w:r>
      <w:r w:rsidR="00D64A9A">
        <w:rPr>
          <w:rFonts w:ascii="Arial" w:hAnsi="Arial" w:cs="Arial"/>
        </w:rPr>
        <w:t>.</w:t>
      </w:r>
      <w:r w:rsidRPr="00280D5F">
        <w:rPr>
          <w:rFonts w:ascii="Arial" w:hAnsi="Arial" w:cs="Arial"/>
        </w:rPr>
        <w:t xml:space="preserve"> 6</w:t>
      </w:r>
    </w:p>
    <w:p w:rsidR="002348E4" w:rsidRDefault="002348E4" w:rsidP="00B06E0C">
      <w:pPr>
        <w:rPr>
          <w:rFonts w:ascii="Arial" w:hAnsi="Arial" w:cs="Arial"/>
        </w:rPr>
      </w:pPr>
    </w:p>
    <w:p w:rsidR="002348E4" w:rsidRDefault="002348E4" w:rsidP="00B06E0C">
      <w:pPr>
        <w:rPr>
          <w:rFonts w:ascii="Arial" w:hAnsi="Arial" w:cs="Arial"/>
        </w:rPr>
      </w:pPr>
      <w:r>
        <w:rPr>
          <w:rFonts w:ascii="Arial" w:hAnsi="Arial" w:cs="Arial"/>
        </w:rPr>
        <w:t xml:space="preserve">El lugar de </w:t>
      </w:r>
      <w:r w:rsidR="005158DE">
        <w:rPr>
          <w:rFonts w:ascii="Arial" w:hAnsi="Arial" w:cs="Arial"/>
        </w:rPr>
        <w:t>raíces</w:t>
      </w:r>
      <w:r>
        <w:rPr>
          <w:rFonts w:ascii="Arial" w:hAnsi="Arial" w:cs="Arial"/>
        </w:rPr>
        <w:t xml:space="preserve"> que se ve anteriormente corresponde a las raíces de la ecuación característica </w:t>
      </w:r>
      <w:ins w:id="48" w:author="Mathe" w:date="2016-06-16T10:05:00Z">
        <w:r w:rsidR="00915C7D">
          <w:rPr>
            <w:rFonts w:ascii="Arial" w:hAnsi="Arial" w:cs="Arial"/>
          </w:rPr>
          <w:t xml:space="preserve">(polos de la FT de lazo cerrado) </w:t>
        </w:r>
      </w:ins>
      <w:r>
        <w:rPr>
          <w:rFonts w:ascii="Arial" w:hAnsi="Arial" w:cs="Arial"/>
        </w:rPr>
        <w:t>1+kGH</w:t>
      </w:r>
      <w:ins w:id="49" w:author="Mathe" w:date="2016-06-16T10:05:00Z">
        <w:r w:rsidR="00915C7D">
          <w:rPr>
            <w:rFonts w:ascii="Arial" w:hAnsi="Arial" w:cs="Arial"/>
          </w:rPr>
          <w:t xml:space="preserve">=0 </w:t>
        </w:r>
      </w:ins>
      <w:del w:id="50" w:author="Mathe" w:date="2016-06-16T10:05:00Z">
        <w:r w:rsidR="00D241AF" w:rsidDel="00915C7D">
          <w:rPr>
            <w:rFonts w:ascii="Arial" w:hAnsi="Arial" w:cs="Arial"/>
          </w:rPr>
          <w:delText xml:space="preserve"> </w:delText>
        </w:r>
      </w:del>
      <w:r w:rsidR="00D241AF">
        <w:rPr>
          <w:rFonts w:ascii="Arial" w:hAnsi="Arial" w:cs="Arial"/>
        </w:rPr>
        <w:t xml:space="preserve">para </w:t>
      </w:r>
      <m:oMath>
        <m:r>
          <w:rPr>
            <w:rFonts w:ascii="Cambria Math" w:hAnsi="Cambria Math" w:cs="Arial"/>
          </w:rPr>
          <m:t>0&lt;k&lt;∞</m:t>
        </m:r>
      </m:oMath>
    </w:p>
    <w:p w:rsidR="0091392B" w:rsidRDefault="0091392B" w:rsidP="0091392B">
      <w:pPr>
        <w:pStyle w:val="Ttulo1"/>
      </w:pPr>
      <w:r>
        <w:lastRenderedPageBreak/>
        <w:t>Función de transferencia a lazo cerrado</w:t>
      </w:r>
    </w:p>
    <w:p w:rsidR="0091392B" w:rsidRDefault="0091392B" w:rsidP="0091392B">
      <m:oMathPara>
        <m:oMath>
          <m:r>
            <w:rPr>
              <w:rFonts w:ascii="Cambria Math" w:hAnsi="Cambria Math" w:cs="Arial"/>
            </w:rPr>
            <m:t xml:space="preserve">  FTLC= </m:t>
          </m:r>
          <m:f>
            <m:fPr>
              <m:ctrlPr>
                <w:rPr>
                  <w:rFonts w:ascii="Cambria Math" w:hAnsi="Cambria Math" w:cs="Arial"/>
                  <w:i/>
                </w:rPr>
              </m:ctrlPr>
            </m:fPr>
            <m:num>
              <m:r>
                <w:rPr>
                  <w:rFonts w:ascii="Cambria Math" w:hAnsi="Cambria Math" w:cs="Arial"/>
                </w:rPr>
                <m:t>66174</m:t>
              </m:r>
            </m:num>
            <m:den>
              <m:r>
                <m:rPr>
                  <m:sty m:val="p"/>
                </m:rPr>
                <w:rPr>
                  <w:rFonts w:ascii="Cambria Math" w:hAnsi="Cambria Math" w:cs="Arial"/>
                  <w:lang w:val="es-ES"/>
                </w:rPr>
                <m:t>(s+1.2+</m:t>
              </m:r>
              <w:ins w:id="51" w:author="Mathe" w:date="2016-06-16T10:06:00Z">
                <m:r>
                  <m:rPr>
                    <m:sty m:val="p"/>
                  </m:rPr>
                  <w:rPr>
                    <w:rFonts w:ascii="Cambria Math" w:hAnsi="Cambria Math" w:cs="Arial"/>
                    <w:lang w:val="es-ES"/>
                  </w:rPr>
                  <m:t>j</m:t>
                </m:r>
              </w:ins>
              <m:r>
                <m:rPr>
                  <m:sty m:val="p"/>
                </m:rPr>
                <w:rPr>
                  <w:rFonts w:ascii="Cambria Math" w:hAnsi="Cambria Math" w:cs="Arial"/>
                  <w:lang w:val="es-ES"/>
                </w:rPr>
                <m:t>1.3)(s+1764)(s+1.2-</m:t>
              </m:r>
              <w:ins w:id="52" w:author="Mathe" w:date="2016-06-16T10:06:00Z">
                <m:r>
                  <m:rPr>
                    <m:sty m:val="p"/>
                  </m:rPr>
                  <w:rPr>
                    <w:rFonts w:ascii="Cambria Math" w:hAnsi="Cambria Math" w:cs="Arial"/>
                    <w:lang w:val="es-ES"/>
                  </w:rPr>
                  <m:t>j</m:t>
                </m:r>
              </w:ins>
              <m:r>
                <m:rPr>
                  <m:sty m:val="p"/>
                </m:rPr>
                <w:rPr>
                  <w:rFonts w:ascii="Cambria Math" w:hAnsi="Cambria Math" w:cs="Arial"/>
                  <w:lang w:val="es-ES"/>
                </w:rPr>
                <m:t>1.3)</m:t>
              </m:r>
            </m:den>
          </m:f>
        </m:oMath>
      </m:oMathPara>
    </w:p>
    <w:p w:rsidR="00C31F87" w:rsidRPr="0091392B" w:rsidRDefault="00C31F87" w:rsidP="0091392B">
      <w:r>
        <w:t>Notamos que los polos son complejos conjugados, lo que indica que el sistema tiene sobrepaso.</w:t>
      </w:r>
    </w:p>
    <w:p w:rsidR="00AA008A" w:rsidRPr="00280D5F" w:rsidRDefault="00AA008A" w:rsidP="00AA008A">
      <w:pPr>
        <w:pStyle w:val="Ttulo1"/>
        <w:rPr>
          <w:rFonts w:ascii="Arial" w:hAnsi="Arial" w:cs="Arial"/>
        </w:rPr>
      </w:pPr>
      <w:r w:rsidRPr="00280D5F">
        <w:rPr>
          <w:rFonts w:ascii="Arial" w:hAnsi="Arial" w:cs="Arial"/>
        </w:rPr>
        <w:t>Respuesta del Sistema</w:t>
      </w:r>
    </w:p>
    <w:p w:rsidR="00072488" w:rsidRDefault="00D241AF" w:rsidP="00812FA5">
      <w:pPr>
        <w:pStyle w:val="Ttulo1"/>
        <w:rPr>
          <w:rFonts w:ascii="Arial" w:hAnsi="Arial" w:cs="Arial"/>
        </w:rPr>
      </w:pPr>
      <w:r>
        <w:rPr>
          <w:rFonts w:ascii="Arial" w:hAnsi="Arial" w:cs="Arial"/>
        </w:rPr>
        <w:t>Análisis</w:t>
      </w:r>
      <w:r w:rsidR="00DF7A3A">
        <w:rPr>
          <w:rFonts w:ascii="Arial" w:hAnsi="Arial" w:cs="Arial"/>
        </w:rPr>
        <w:t xml:space="preserve"> de estabilidad</w:t>
      </w:r>
    </w:p>
    <w:p w:rsidR="00072488" w:rsidRPr="004977DD" w:rsidRDefault="00DF7A3A" w:rsidP="00072488">
      <w:pPr>
        <w:rPr>
          <w:rFonts w:ascii="Arial" w:hAnsi="Arial" w:cs="Arial"/>
        </w:rPr>
      </w:pPr>
      <w:r w:rsidRPr="004977DD">
        <w:rPr>
          <w:rFonts w:ascii="Arial" w:hAnsi="Arial" w:cs="Arial"/>
        </w:rPr>
        <w:t xml:space="preserve">Para analizar la estabilidad utilizaremos el </w:t>
      </w:r>
      <w:r w:rsidR="005D6471" w:rsidRPr="004977DD">
        <w:rPr>
          <w:rFonts w:ascii="Arial" w:hAnsi="Arial" w:cs="Arial"/>
        </w:rPr>
        <w:t>método</w:t>
      </w:r>
      <w:r w:rsidRPr="004977DD">
        <w:rPr>
          <w:rFonts w:ascii="Arial" w:hAnsi="Arial" w:cs="Arial"/>
        </w:rPr>
        <w:t xml:space="preserve"> de R</w:t>
      </w:r>
      <w:ins w:id="53" w:author="Mathe" w:date="2016-06-16T10:06:00Z">
        <w:r w:rsidR="00915C7D">
          <w:rPr>
            <w:rFonts w:ascii="Arial" w:hAnsi="Arial" w:cs="Arial"/>
          </w:rPr>
          <w:t>o</w:t>
        </w:r>
      </w:ins>
      <w:r w:rsidRPr="004977DD">
        <w:rPr>
          <w:rFonts w:ascii="Arial" w:hAnsi="Arial" w:cs="Arial"/>
        </w:rPr>
        <w:t>uth-Hurwitz.</w:t>
      </w:r>
    </w:p>
    <w:p w:rsidR="00812FA5" w:rsidRPr="00280D5F" w:rsidRDefault="00812FA5" w:rsidP="00072488">
      <w:pPr>
        <w:rPr>
          <w:rFonts w:ascii="Arial" w:hAnsi="Arial" w:cs="Arial"/>
        </w:rPr>
      </w:pPr>
      <w:r w:rsidRPr="00280D5F">
        <w:rPr>
          <w:rFonts w:ascii="Arial" w:hAnsi="Arial" w:cs="Arial"/>
        </w:rPr>
        <w:t>Lo primero que hacemos al calcular R</w:t>
      </w:r>
      <w:ins w:id="54" w:author="Mathe" w:date="2016-06-16T10:06:00Z">
        <w:r w:rsidR="00915C7D">
          <w:rPr>
            <w:rFonts w:ascii="Arial" w:hAnsi="Arial" w:cs="Arial"/>
          </w:rPr>
          <w:t>o</w:t>
        </w:r>
      </w:ins>
      <w:r w:rsidRPr="00280D5F">
        <w:rPr>
          <w:rFonts w:ascii="Arial" w:hAnsi="Arial" w:cs="Arial"/>
        </w:rPr>
        <w:t xml:space="preserve">uth-Hurwitz es buscar la </w:t>
      </w:r>
      <w:r w:rsidR="00280D5F" w:rsidRPr="00280D5F">
        <w:rPr>
          <w:rFonts w:ascii="Arial" w:hAnsi="Arial" w:cs="Arial"/>
        </w:rPr>
        <w:t>ecuación</w:t>
      </w:r>
      <w:r w:rsidR="005D6471">
        <w:rPr>
          <w:rFonts w:ascii="Arial" w:hAnsi="Arial" w:cs="Arial"/>
        </w:rPr>
        <w:t xml:space="preserve"> </w:t>
      </w:r>
      <w:r w:rsidR="00280D5F" w:rsidRPr="00280D5F">
        <w:rPr>
          <w:rFonts w:ascii="Arial" w:hAnsi="Arial" w:cs="Arial"/>
        </w:rPr>
        <w:t>característica</w:t>
      </w:r>
      <w:r w:rsidRPr="00280D5F">
        <w:rPr>
          <w:rFonts w:ascii="Arial" w:hAnsi="Arial" w:cs="Arial"/>
        </w:rPr>
        <w:t xml:space="preserve">. </w:t>
      </w:r>
    </w:p>
    <w:p w:rsidR="00812FA5" w:rsidRPr="005C4332" w:rsidRDefault="00072488" w:rsidP="00812FA5">
      <w:pPr>
        <w:ind w:left="-284" w:right="-427"/>
        <w:rPr>
          <w:rFonts w:ascii="Arial" w:hAnsi="Arial" w:cs="Arial"/>
          <w:sz w:val="20"/>
          <w:szCs w:val="20"/>
          <w:lang w:val="en-US"/>
        </w:rPr>
      </w:pPr>
      <m:oMathPara>
        <m:oMath>
          <m:r>
            <w:rPr>
              <w:rFonts w:ascii="Cambria Math" w:hAnsi="Cambria Math" w:cs="Arial"/>
              <w:sz w:val="20"/>
              <w:szCs w:val="20"/>
            </w:rPr>
            <m:t>EC</m:t>
          </m:r>
          <m:r>
            <w:rPr>
              <w:rFonts w:ascii="Cambria Math" w:hAnsi="Cambria Math" w:cs="Arial"/>
              <w:sz w:val="20"/>
              <w:szCs w:val="20"/>
              <w:lang w:val="en-US"/>
            </w:rPr>
            <m:t>=1+</m:t>
          </m:r>
          <m:r>
            <w:rPr>
              <w:rFonts w:ascii="Cambria Math" w:hAnsi="Cambria Math" w:cs="Arial"/>
              <w:sz w:val="20"/>
              <w:szCs w:val="20"/>
            </w:rPr>
            <m:t>GH</m:t>
          </m:r>
          <m:r>
            <w:rPr>
              <w:rFonts w:ascii="Cambria Math" w:hAnsi="Cambria Math" w:cs="Arial"/>
              <w:sz w:val="20"/>
              <w:szCs w:val="20"/>
              <w:lang w:val="en-US"/>
            </w:rPr>
            <m:t>=(5.7722e</m:t>
          </m:r>
          <m:r>
            <m:rPr>
              <m:sty m:val="p"/>
            </m:rPr>
            <w:rPr>
              <w:rFonts w:ascii="Cambria Math" w:hAnsi="Cambria Math" w:cs="Arial"/>
              <w:sz w:val="20"/>
              <w:szCs w:val="20"/>
              <w:lang w:val="en-US"/>
            </w:rPr>
            <m:t>-08)</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3</m:t>
              </m:r>
            </m:sup>
          </m:sSup>
          <m:r>
            <m:rPr>
              <m:sty m:val="p"/>
            </m:rPr>
            <w:rPr>
              <w:rFonts w:ascii="Cambria Math" w:hAnsi="Cambria Math" w:cs="Arial"/>
              <w:sz w:val="20"/>
              <w:szCs w:val="20"/>
              <w:lang w:val="en-US"/>
            </w:rPr>
            <m:t>+(1.0198e-04)</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2</m:t>
              </m:r>
            </m:sup>
          </m:sSup>
          <m:r>
            <m:rPr>
              <m:sty m:val="p"/>
            </m:rPr>
            <w:rPr>
              <w:rFonts w:ascii="Cambria Math" w:hAnsi="Cambria Math" w:cs="Arial"/>
              <w:sz w:val="20"/>
              <w:szCs w:val="20"/>
              <w:lang w:val="en-US"/>
            </w:rPr>
            <m:t>+ 2.3448e-04 s+(3.0396e-04)*k=0</m:t>
          </m:r>
        </m:oMath>
      </m:oMathPara>
    </w:p>
    <w:p w:rsidR="00915C7D" w:rsidRPr="00915C7D" w:rsidRDefault="00915C7D" w:rsidP="00812FA5">
      <w:pPr>
        <w:ind w:right="-1"/>
        <w:rPr>
          <w:ins w:id="55" w:author="Mathe" w:date="2016-06-16T10:06:00Z"/>
          <w:rFonts w:ascii="Arial" w:hAnsi="Arial" w:cs="Arial"/>
          <w:lang w:val="es-ES"/>
          <w:rPrChange w:id="56" w:author="Mathe" w:date="2016-06-16T10:07:00Z">
            <w:rPr>
              <w:ins w:id="57" w:author="Mathe" w:date="2016-06-16T10:06:00Z"/>
              <w:rFonts w:ascii="Arial" w:hAnsi="Arial" w:cs="Arial"/>
              <w:lang w:val="en-US"/>
            </w:rPr>
          </w:rPrChange>
        </w:rPr>
      </w:pPr>
      <w:ins w:id="58" w:author="Mathe" w:date="2016-06-16T10:06:00Z">
        <w:r w:rsidRPr="00915C7D">
          <w:rPr>
            <w:rFonts w:ascii="Arial" w:hAnsi="Arial" w:cs="Arial"/>
            <w:lang w:val="es-ES"/>
            <w:rPrChange w:id="59" w:author="Mathe" w:date="2016-06-16T10:07:00Z">
              <w:rPr>
                <w:rFonts w:ascii="Arial" w:hAnsi="Arial" w:cs="Arial"/>
                <w:lang w:val="en-US"/>
              </w:rPr>
            </w:rPrChange>
          </w:rPr>
          <w:t>En ingenier</w:t>
        </w:r>
      </w:ins>
      <w:ins w:id="60" w:author="Mathe" w:date="2016-06-16T10:07:00Z">
        <w:r w:rsidRPr="00915C7D">
          <w:rPr>
            <w:rFonts w:ascii="Arial" w:hAnsi="Arial" w:cs="Arial"/>
            <w:lang w:val="es-ES"/>
            <w:rPrChange w:id="61" w:author="Mathe" w:date="2016-06-16T10:07:00Z">
              <w:rPr>
                <w:rFonts w:ascii="Arial" w:hAnsi="Arial" w:cs="Arial"/>
                <w:lang w:val="en-US"/>
              </w:rPr>
            </w:rPrChange>
          </w:rPr>
          <w:t>ía se suele racionalizar las expresiones (coef t</w:t>
        </w:r>
        <w:r>
          <w:rPr>
            <w:rFonts w:ascii="Arial" w:hAnsi="Arial" w:cs="Arial"/>
            <w:lang w:val="es-ES"/>
          </w:rPr>
          <w:t>érmino mayor grado igual a 1)</w:t>
        </w:r>
      </w:ins>
    </w:p>
    <w:p w:rsidR="00812FA5" w:rsidRPr="00280D5F" w:rsidRDefault="00812FA5" w:rsidP="00812FA5">
      <w:pPr>
        <w:ind w:right="-1"/>
        <w:rPr>
          <w:rFonts w:ascii="Arial" w:hAnsi="Arial" w:cs="Arial"/>
          <w:lang w:val="en-US"/>
        </w:rPr>
      </w:pPr>
      <w:r w:rsidRPr="00280D5F">
        <w:rPr>
          <w:rFonts w:ascii="Arial" w:hAnsi="Arial" w:cs="Arial"/>
          <w:lang w:val="en-US"/>
        </w:rPr>
        <w:t>Donde:</w:t>
      </w:r>
    </w:p>
    <w:p w:rsidR="00812FA5" w:rsidRPr="00915C7D" w:rsidRDefault="00812FA5" w:rsidP="00812FA5">
      <w:pPr>
        <w:ind w:right="-1"/>
        <w:rPr>
          <w:rFonts w:ascii="Arial" w:hAnsi="Arial" w:cs="Arial"/>
          <w:highlight w:val="yellow"/>
          <w:lang w:val="en-US"/>
          <w:rPrChange w:id="62" w:author="Mathe" w:date="2016-06-16T10:07:00Z">
            <w:rPr>
              <w:rFonts w:ascii="Arial" w:hAnsi="Arial" w:cs="Arial"/>
              <w:lang w:val="en-US"/>
            </w:rPr>
          </w:rPrChange>
        </w:rPr>
      </w:pPr>
      <m:oMathPara>
        <m:oMathParaPr>
          <m:jc m:val="left"/>
        </m:oMathParaPr>
        <m:oMath>
          <m:r>
            <w:rPr>
              <w:rFonts w:ascii="Cambria Math" w:hAnsi="Cambria Math" w:cs="Arial"/>
              <w:highlight w:val="yellow"/>
              <w:lang w:val="en-US"/>
              <w:rPrChange w:id="63" w:author="Mathe" w:date="2016-06-16T10:07:00Z">
                <w:rPr>
                  <w:rFonts w:ascii="Cambria Math" w:hAnsi="Cambria Math" w:cs="Arial"/>
                  <w:lang w:val="en-US"/>
                </w:rPr>
              </w:rPrChange>
            </w:rPr>
            <m:t>G=Gmotor*</m:t>
          </m:r>
          <m:f>
            <m:fPr>
              <m:ctrlPr>
                <w:rPr>
                  <w:rFonts w:ascii="Cambria Math" w:hAnsi="Cambria Math" w:cs="Arial"/>
                  <w:i/>
                  <w:highlight w:val="yellow"/>
                  <w:lang w:val="en-US"/>
                  <w:rPrChange w:id="64" w:author="Mathe" w:date="2016-06-16T10:07:00Z">
                    <w:rPr>
                      <w:rFonts w:ascii="Cambria Math" w:hAnsi="Cambria Math" w:cs="Arial"/>
                      <w:i/>
                      <w:lang w:val="en-US"/>
                    </w:rPr>
                  </w:rPrChange>
                </w:rPr>
              </m:ctrlPr>
            </m:fPr>
            <m:num>
              <m:r>
                <w:rPr>
                  <w:rFonts w:ascii="Cambria Math" w:hAnsi="Cambria Math" w:cs="Arial"/>
                  <w:highlight w:val="yellow"/>
                  <w:lang w:val="en-US"/>
                  <w:rPrChange w:id="65" w:author="Mathe" w:date="2016-06-16T10:07:00Z">
                    <w:rPr>
                      <w:rFonts w:ascii="Cambria Math" w:hAnsi="Cambria Math" w:cs="Arial"/>
                      <w:lang w:val="en-US"/>
                    </w:rPr>
                  </w:rPrChange>
                </w:rPr>
                <m:t>1</m:t>
              </m:r>
            </m:num>
            <m:den>
              <m:r>
                <w:rPr>
                  <w:rFonts w:ascii="Cambria Math" w:hAnsi="Cambria Math" w:cs="Arial"/>
                  <w:highlight w:val="yellow"/>
                  <w:lang w:val="en-US"/>
                  <w:rPrChange w:id="66" w:author="Mathe" w:date="2016-06-16T10:07:00Z">
                    <w:rPr>
                      <w:rFonts w:ascii="Cambria Math" w:hAnsi="Cambria Math" w:cs="Arial"/>
                      <w:lang w:val="en-US"/>
                    </w:rPr>
                  </w:rPrChange>
                </w:rPr>
                <m:t>s</m:t>
              </m:r>
            </m:den>
          </m:f>
          <m:r>
            <w:rPr>
              <w:rFonts w:ascii="Cambria Math" w:hAnsi="Cambria Math" w:cs="Arial"/>
              <w:highlight w:val="yellow"/>
              <w:lang w:val="en-US"/>
              <w:rPrChange w:id="67" w:author="Mathe" w:date="2016-06-16T10:07:00Z">
                <w:rPr>
                  <w:rFonts w:ascii="Cambria Math" w:hAnsi="Cambria Math" w:cs="Arial"/>
                  <w:lang w:val="en-US"/>
                </w:rPr>
              </w:rPrChange>
            </w:rPr>
            <m:t>*RelacionEngranajes</m:t>
          </m:r>
        </m:oMath>
      </m:oMathPara>
    </w:p>
    <w:p w:rsidR="006062EB" w:rsidRPr="00915C7D" w:rsidRDefault="00812FA5" w:rsidP="00812FA5">
      <w:pPr>
        <w:ind w:right="-1"/>
        <w:rPr>
          <w:rFonts w:ascii="Arial" w:hAnsi="Arial" w:cs="Arial"/>
          <w:highlight w:val="yellow"/>
          <w:lang w:val="en-US"/>
          <w:rPrChange w:id="68" w:author="Mathe" w:date="2016-06-16T10:07:00Z">
            <w:rPr>
              <w:rFonts w:ascii="Arial" w:hAnsi="Arial" w:cs="Arial"/>
              <w:lang w:val="en-US"/>
            </w:rPr>
          </w:rPrChange>
        </w:rPr>
      </w:pPr>
      <m:oMathPara>
        <m:oMathParaPr>
          <m:jc m:val="left"/>
        </m:oMathParaPr>
        <m:oMath>
          <m:r>
            <w:rPr>
              <w:rFonts w:ascii="Cambria Math" w:hAnsi="Cambria Math" w:cs="Arial"/>
              <w:highlight w:val="yellow"/>
              <w:lang w:val="en-US"/>
              <w:rPrChange w:id="69" w:author="Mathe" w:date="2016-06-16T10:07:00Z">
                <w:rPr>
                  <w:rFonts w:ascii="Cambria Math" w:hAnsi="Cambria Math" w:cs="Arial"/>
                  <w:lang w:val="en-US"/>
                </w:rPr>
              </w:rPrChange>
            </w:rPr>
            <m:t>H=Potenciometro*Gb</m:t>
          </m:r>
        </m:oMath>
      </m:oMathPara>
    </w:p>
    <w:p w:rsidR="00812FA5" w:rsidRPr="00280D5F" w:rsidRDefault="00812FA5" w:rsidP="00812FA5">
      <w:pPr>
        <w:rPr>
          <w:rFonts w:ascii="Arial" w:hAnsi="Arial" w:cs="Arial"/>
        </w:rPr>
      </w:pPr>
      <m:oMathPara>
        <m:oMathParaPr>
          <m:jc m:val="left"/>
        </m:oMathParaPr>
        <m:oMath>
          <m:r>
            <w:rPr>
              <w:rFonts w:ascii="Cambria Math" w:hAnsi="Cambria Math" w:cs="Arial"/>
              <w:highlight w:val="yellow"/>
              <w:rPrChange w:id="70" w:author="Mathe" w:date="2016-06-16T10:07:00Z">
                <w:rPr>
                  <w:rFonts w:ascii="Cambria Math" w:hAnsi="Cambria Math" w:cs="Arial"/>
                </w:rPr>
              </w:rPrChange>
            </w:rPr>
            <m:t xml:space="preserve">Gmotor= </m:t>
          </m:r>
          <m:f>
            <m:fPr>
              <m:ctrlPr>
                <w:rPr>
                  <w:rFonts w:ascii="Cambria Math" w:hAnsi="Cambria Math" w:cs="Arial"/>
                  <w:i/>
                  <w:highlight w:val="yellow"/>
                  <w:rPrChange w:id="71" w:author="Mathe" w:date="2016-06-16T10:07:00Z">
                    <w:rPr>
                      <w:rFonts w:ascii="Cambria Math" w:hAnsi="Cambria Math" w:cs="Arial"/>
                      <w:i/>
                    </w:rPr>
                  </w:rPrChange>
                </w:rPr>
              </m:ctrlPr>
            </m:fPr>
            <m:num>
              <m:r>
                <w:rPr>
                  <w:rFonts w:ascii="Cambria Math" w:hAnsi="Cambria Math" w:cs="Arial"/>
                  <w:highlight w:val="yellow"/>
                  <w:rPrChange w:id="72" w:author="Mathe" w:date="2016-06-16T10:07:00Z">
                    <w:rPr>
                      <w:rFonts w:ascii="Cambria Math" w:hAnsi="Cambria Math" w:cs="Arial"/>
                    </w:rPr>
                  </w:rPrChange>
                </w:rPr>
                <m:t>Ki</m:t>
              </m:r>
            </m:num>
            <m:den>
              <m:d>
                <m:dPr>
                  <m:ctrlPr>
                    <w:rPr>
                      <w:rFonts w:ascii="Cambria Math" w:hAnsi="Cambria Math" w:cs="Arial"/>
                      <w:i/>
                      <w:highlight w:val="yellow"/>
                      <w:rPrChange w:id="73" w:author="Mathe" w:date="2016-06-16T10:07:00Z">
                        <w:rPr>
                          <w:rFonts w:ascii="Cambria Math" w:hAnsi="Cambria Math" w:cs="Arial"/>
                          <w:i/>
                        </w:rPr>
                      </w:rPrChange>
                    </w:rPr>
                  </m:ctrlPr>
                </m:dPr>
                <m:e>
                  <m:r>
                    <w:rPr>
                      <w:rFonts w:ascii="Cambria Math" w:hAnsi="Cambria Math" w:cs="Arial"/>
                      <w:highlight w:val="yellow"/>
                      <w:rPrChange w:id="74" w:author="Mathe" w:date="2016-06-16T10:07:00Z">
                        <w:rPr>
                          <w:rFonts w:ascii="Cambria Math" w:hAnsi="Cambria Math" w:cs="Arial"/>
                        </w:rPr>
                      </w:rPrChange>
                    </w:rPr>
                    <m:t>L*J</m:t>
                  </m:r>
                  <m:r>
                    <w:rPr>
                      <w:rFonts w:ascii="Cambria Math" w:hAnsi="Cambria Math" w:cs="Arial"/>
                      <w:highlight w:val="yellow"/>
                      <w:rPrChange w:id="75" w:author="Mathe" w:date="2016-06-16T10:07:00Z">
                        <w:rPr>
                          <w:rFonts w:ascii="Cambria Math" w:hAnsi="Cambria Math" w:cs="Arial"/>
                        </w:rPr>
                      </w:rPrChange>
                    </w:rPr>
                    <m:t>t</m:t>
                  </m:r>
                </m:e>
              </m:d>
              <m:sSup>
                <m:sSupPr>
                  <m:ctrlPr>
                    <w:rPr>
                      <w:rFonts w:ascii="Cambria Math" w:hAnsi="Cambria Math" w:cs="Arial"/>
                      <w:i/>
                      <w:highlight w:val="yellow"/>
                      <w:rPrChange w:id="76" w:author="Mathe" w:date="2016-06-16T10:07:00Z">
                        <w:rPr>
                          <w:rFonts w:ascii="Cambria Math" w:hAnsi="Cambria Math" w:cs="Arial"/>
                          <w:i/>
                        </w:rPr>
                      </w:rPrChange>
                    </w:rPr>
                  </m:ctrlPr>
                </m:sSupPr>
                <m:e>
                  <m:r>
                    <w:rPr>
                      <w:rFonts w:ascii="Cambria Math" w:hAnsi="Cambria Math" w:cs="Arial"/>
                      <w:highlight w:val="yellow"/>
                      <w:rPrChange w:id="77" w:author="Mathe" w:date="2016-06-16T10:07:00Z">
                        <w:rPr>
                          <w:rFonts w:ascii="Cambria Math" w:hAnsi="Cambria Math" w:cs="Arial"/>
                        </w:rPr>
                      </w:rPrChange>
                    </w:rPr>
                    <m:t>s</m:t>
                  </m:r>
                </m:e>
                <m:sup>
                  <m:r>
                    <w:rPr>
                      <w:rFonts w:ascii="Cambria Math" w:hAnsi="Cambria Math" w:cs="Arial"/>
                      <w:highlight w:val="yellow"/>
                      <w:rPrChange w:id="78" w:author="Mathe" w:date="2016-06-16T10:07:00Z">
                        <w:rPr>
                          <w:rFonts w:ascii="Cambria Math" w:hAnsi="Cambria Math" w:cs="Arial"/>
                        </w:rPr>
                      </w:rPrChange>
                    </w:rPr>
                    <m:t>2</m:t>
                  </m:r>
                </m:sup>
              </m:sSup>
              <m:r>
                <w:rPr>
                  <w:rFonts w:ascii="Cambria Math" w:hAnsi="Cambria Math" w:cs="Arial"/>
                  <w:highlight w:val="yellow"/>
                  <w:rPrChange w:id="79" w:author="Mathe" w:date="2016-06-16T10:07:00Z">
                    <w:rPr>
                      <w:rFonts w:ascii="Cambria Math" w:hAnsi="Cambria Math" w:cs="Arial"/>
                    </w:rPr>
                  </w:rPrChange>
                </w:rPr>
                <m:t xml:space="preserve"> +</m:t>
              </m:r>
              <m:d>
                <m:dPr>
                  <m:ctrlPr>
                    <w:rPr>
                      <w:rFonts w:ascii="Cambria Math" w:hAnsi="Cambria Math" w:cs="Arial"/>
                      <w:i/>
                      <w:highlight w:val="yellow"/>
                      <w:rPrChange w:id="80" w:author="Mathe" w:date="2016-06-16T10:07:00Z">
                        <w:rPr>
                          <w:rFonts w:ascii="Cambria Math" w:hAnsi="Cambria Math" w:cs="Arial"/>
                          <w:i/>
                        </w:rPr>
                      </w:rPrChange>
                    </w:rPr>
                  </m:ctrlPr>
                </m:dPr>
                <m:e>
                  <m:r>
                    <m:rPr>
                      <m:sty m:val="p"/>
                    </m:rPr>
                    <w:rPr>
                      <w:rFonts w:ascii="Cambria Math" w:eastAsiaTheme="minorHAnsi" w:hAnsi="Cambria Math" w:cs="Arial"/>
                      <w:color w:val="000000"/>
                      <w:sz w:val="20"/>
                      <w:szCs w:val="20"/>
                      <w:highlight w:val="yellow"/>
                      <w:lang w:val="en-US" w:eastAsia="en-US"/>
                      <w:rPrChange w:id="81" w:author="Mathe" w:date="2016-06-16T10:07:00Z">
                        <w:rPr>
                          <w:rFonts w:ascii="Cambria Math" w:eastAsiaTheme="minorHAnsi" w:hAnsi="Cambria Math" w:cs="Arial"/>
                          <w:color w:val="000000"/>
                          <w:sz w:val="20"/>
                          <w:szCs w:val="20"/>
                          <w:lang w:val="en-US" w:eastAsia="en-US"/>
                        </w:rPr>
                      </w:rPrChange>
                    </w:rPr>
                    <m:t>R*Jt+Bm*L</m:t>
                  </m:r>
                  <m:ctrlPr>
                    <w:rPr>
                      <w:rFonts w:ascii="Cambria Math" w:eastAsiaTheme="minorHAnsi" w:hAnsi="Cambria Math" w:cs="Arial"/>
                      <w:color w:val="000000"/>
                      <w:sz w:val="20"/>
                      <w:szCs w:val="20"/>
                      <w:highlight w:val="yellow"/>
                      <w:lang w:val="en-US" w:eastAsia="en-US"/>
                      <w:rPrChange w:id="82" w:author="Mathe" w:date="2016-06-16T10:07:00Z">
                        <w:rPr>
                          <w:rFonts w:ascii="Cambria Math" w:eastAsiaTheme="minorHAnsi" w:hAnsi="Cambria Math" w:cs="Arial"/>
                          <w:color w:val="000000"/>
                          <w:sz w:val="20"/>
                          <w:szCs w:val="20"/>
                          <w:lang w:val="en-US" w:eastAsia="en-US"/>
                        </w:rPr>
                      </w:rPrChange>
                    </w:rPr>
                  </m:ctrlPr>
                </m:e>
              </m:d>
              <m:r>
                <w:rPr>
                  <w:rFonts w:ascii="Cambria Math" w:hAnsi="Cambria Math" w:cs="Arial"/>
                  <w:highlight w:val="yellow"/>
                  <w:rPrChange w:id="83" w:author="Mathe" w:date="2016-06-16T10:07:00Z">
                    <w:rPr>
                      <w:rFonts w:ascii="Cambria Math" w:hAnsi="Cambria Math" w:cs="Arial"/>
                    </w:rPr>
                  </w:rPrChange>
                </w:rPr>
                <m:t>s +(</m:t>
              </m:r>
              <m:r>
                <m:rPr>
                  <m:sty m:val="p"/>
                </m:rPr>
                <w:rPr>
                  <w:rFonts w:ascii="Cambria Math" w:eastAsiaTheme="minorHAnsi" w:hAnsi="Cambria Math" w:cs="Arial"/>
                  <w:color w:val="000000"/>
                  <w:sz w:val="20"/>
                  <w:szCs w:val="20"/>
                  <w:highlight w:val="yellow"/>
                  <w:lang w:val="en-US" w:eastAsia="en-US"/>
                  <w:rPrChange w:id="84" w:author="Mathe" w:date="2016-06-16T10:07:00Z">
                    <w:rPr>
                      <w:rFonts w:ascii="Cambria Math" w:eastAsiaTheme="minorHAnsi" w:hAnsi="Cambria Math" w:cs="Arial"/>
                      <w:color w:val="000000"/>
                      <w:sz w:val="20"/>
                      <w:szCs w:val="20"/>
                      <w:lang w:val="en-US" w:eastAsia="en-US"/>
                    </w:rPr>
                  </w:rPrChange>
                </w:rPr>
                <m:t>R*Bm+Ki*Kb)</m:t>
              </m:r>
            </m:den>
          </m:f>
        </m:oMath>
      </m:oMathPara>
    </w:p>
    <w:p w:rsidR="00812FA5" w:rsidRPr="00280D5F" w:rsidRDefault="00915C7D" w:rsidP="00812FA5">
      <w:pPr>
        <w:ind w:right="-1"/>
        <w:rPr>
          <w:rFonts w:ascii="Arial" w:hAnsi="Arial" w:cs="Arial"/>
          <w:lang w:val="en-US"/>
        </w:rPr>
      </w:pPr>
      <w:ins w:id="85" w:author="Mathe" w:date="2016-06-16T10:07:00Z">
        <w:r>
          <w:rPr>
            <w:rFonts w:ascii="Arial" w:hAnsi="Arial" w:cs="Arial"/>
            <w:lang w:val="en-US"/>
          </w:rPr>
          <w:t>Qué hace ésto aquí??</w:t>
        </w:r>
      </w:ins>
    </w:p>
    <w:p w:rsidR="00812FA5" w:rsidRPr="00280D5F" w:rsidRDefault="00812FA5" w:rsidP="00812FA5">
      <w:pPr>
        <w:ind w:right="-1"/>
        <w:rPr>
          <w:rFonts w:ascii="Arial" w:hAnsi="Arial" w:cs="Arial"/>
          <w:lang w:val="en-US"/>
        </w:rPr>
      </w:pPr>
    </w:p>
    <w:tbl>
      <w:tblPr>
        <w:tblStyle w:val="Tablaconcuadrcula"/>
        <w:tblW w:w="0" w:type="auto"/>
        <w:tblInd w:w="1526" w:type="dxa"/>
        <w:tblLook w:val="04A0" w:firstRow="1" w:lastRow="0" w:firstColumn="1" w:lastColumn="0" w:noHBand="0" w:noVBand="1"/>
      </w:tblPr>
      <w:tblGrid>
        <w:gridCol w:w="742"/>
        <w:gridCol w:w="2294"/>
        <w:gridCol w:w="2963"/>
      </w:tblGrid>
      <w:tr w:rsidR="00072488" w:rsidRPr="00280D5F" w:rsidTr="007154FB">
        <w:trPr>
          <w:trHeight w:hRule="exact" w:val="397"/>
        </w:trPr>
        <w:tc>
          <w:tcPr>
            <w:tcW w:w="742" w:type="dxa"/>
          </w:tcPr>
          <w:p w:rsidR="00072488" w:rsidRPr="00280D5F" w:rsidRDefault="00915C7D"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3</m:t>
                    </m:r>
                  </m:sup>
                </m:sSup>
              </m:oMath>
            </m:oMathPara>
          </w:p>
        </w:tc>
        <w:tc>
          <w:tcPr>
            <w:tcW w:w="2294" w:type="dxa"/>
          </w:tcPr>
          <w:p w:rsidR="00072488" w:rsidRPr="00280D5F" w:rsidRDefault="00823F9E" w:rsidP="00823F9E">
            <w:pPr>
              <w:rPr>
                <w:rFonts w:ascii="Arial" w:hAnsi="Arial" w:cs="Arial"/>
              </w:rPr>
            </w:pPr>
            <m:oMathPara>
              <m:oMath>
                <m:r>
                  <m:rPr>
                    <m:sty m:val="p"/>
                  </m:rPr>
                  <w:rPr>
                    <w:rFonts w:ascii="Cambria Math" w:hAnsi="Cambria Math" w:cs="Arial"/>
                  </w:rPr>
                  <m:t>5.7722e-08</m:t>
                </m:r>
              </m:oMath>
            </m:oMathPara>
          </w:p>
        </w:tc>
        <w:tc>
          <w:tcPr>
            <w:tcW w:w="2963" w:type="dxa"/>
          </w:tcPr>
          <w:p w:rsidR="00072488" w:rsidRPr="00280D5F" w:rsidRDefault="00823F9E" w:rsidP="007154FB">
            <w:pPr>
              <w:rPr>
                <w:rFonts w:ascii="Arial" w:hAnsi="Arial" w:cs="Arial"/>
              </w:rPr>
            </w:pPr>
            <m:oMathPara>
              <m:oMath>
                <m:r>
                  <m:rPr>
                    <m:sty m:val="p"/>
                  </m:rPr>
                  <w:rPr>
                    <w:rFonts w:ascii="Cambria Math" w:hAnsi="Cambria Math" w:cs="Arial"/>
                  </w:rPr>
                  <m:t>2.3448e-04</m:t>
                </m:r>
              </m:oMath>
            </m:oMathPara>
          </w:p>
        </w:tc>
      </w:tr>
      <w:tr w:rsidR="00072488" w:rsidRPr="00280D5F" w:rsidTr="007154FB">
        <w:trPr>
          <w:trHeight w:hRule="exact" w:val="397"/>
        </w:trPr>
        <w:tc>
          <w:tcPr>
            <w:tcW w:w="742" w:type="dxa"/>
          </w:tcPr>
          <w:p w:rsidR="00072488" w:rsidRPr="00280D5F" w:rsidRDefault="00915C7D"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m:oMathPara>
          </w:p>
        </w:tc>
        <w:tc>
          <w:tcPr>
            <w:tcW w:w="2294" w:type="dxa"/>
          </w:tcPr>
          <w:p w:rsidR="00072488" w:rsidRPr="00280D5F" w:rsidRDefault="00823F9E" w:rsidP="007154FB">
            <w:pPr>
              <w:rPr>
                <w:rFonts w:ascii="Arial" w:hAnsi="Arial" w:cs="Arial"/>
              </w:rPr>
            </w:pPr>
            <m:oMathPara>
              <m:oMath>
                <m:r>
                  <m:rPr>
                    <m:sty m:val="p"/>
                  </m:rPr>
                  <w:rPr>
                    <w:rFonts w:ascii="Cambria Math" w:hAnsi="Cambria Math" w:cs="Arial"/>
                  </w:rPr>
                  <m:t>1.0198e-04</m:t>
                </m:r>
              </m:oMath>
            </m:oMathPara>
          </w:p>
        </w:tc>
        <w:tc>
          <w:tcPr>
            <w:tcW w:w="2963" w:type="dxa"/>
          </w:tcPr>
          <w:p w:rsidR="00072488" w:rsidRPr="00280D5F" w:rsidRDefault="00CA2D4E" w:rsidP="007154FB">
            <w:pPr>
              <w:rPr>
                <w:rFonts w:ascii="Arial" w:hAnsi="Arial" w:cs="Arial"/>
              </w:rPr>
            </w:pPr>
            <m:oMathPara>
              <m:oMath>
                <m:r>
                  <m:rPr>
                    <m:sty m:val="p"/>
                  </m:rPr>
                  <w:rPr>
                    <w:rFonts w:ascii="Cambria Math" w:hAnsi="Cambria Math" w:cs="Arial"/>
                  </w:rPr>
                  <m:t>(3.0396e-04)*k</m:t>
                </m:r>
              </m:oMath>
            </m:oMathPara>
          </w:p>
        </w:tc>
      </w:tr>
      <w:tr w:rsidR="00072488" w:rsidRPr="00280D5F" w:rsidTr="007154FB">
        <w:trPr>
          <w:trHeight w:hRule="exact" w:val="397"/>
        </w:trPr>
        <w:tc>
          <w:tcPr>
            <w:tcW w:w="742" w:type="dxa"/>
          </w:tcPr>
          <w:p w:rsidR="00072488" w:rsidRPr="00280D5F" w:rsidRDefault="00915C7D"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α1</m:t>
                </m:r>
              </m:oMath>
            </m:oMathPara>
          </w:p>
        </w:tc>
        <w:tc>
          <w:tcPr>
            <w:tcW w:w="2963" w:type="dxa"/>
          </w:tcPr>
          <w:p w:rsidR="00072488" w:rsidRPr="00280D5F" w:rsidRDefault="00072488" w:rsidP="007154FB">
            <w:pPr>
              <w:rPr>
                <w:rFonts w:ascii="Arial" w:hAnsi="Arial" w:cs="Arial"/>
              </w:rPr>
            </w:pPr>
            <w:r w:rsidRPr="00280D5F">
              <w:rPr>
                <w:rFonts w:ascii="Arial" w:hAnsi="Arial" w:cs="Arial"/>
              </w:rPr>
              <w:t>0</w:t>
            </w:r>
          </w:p>
        </w:tc>
      </w:tr>
      <w:tr w:rsidR="00072488" w:rsidRPr="00280D5F" w:rsidTr="007154FB">
        <w:trPr>
          <w:trHeight w:hRule="exact" w:val="397"/>
        </w:trPr>
        <w:tc>
          <w:tcPr>
            <w:tcW w:w="742" w:type="dxa"/>
          </w:tcPr>
          <w:p w:rsidR="00072488" w:rsidRPr="00280D5F" w:rsidRDefault="00915C7D"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0</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β1</m:t>
                </m:r>
              </m:oMath>
            </m:oMathPara>
          </w:p>
        </w:tc>
        <w:tc>
          <w:tcPr>
            <w:tcW w:w="2963" w:type="dxa"/>
          </w:tcPr>
          <w:p w:rsidR="00072488" w:rsidRPr="00280D5F" w:rsidRDefault="00072488" w:rsidP="007154FB">
            <w:pPr>
              <w:rPr>
                <w:rFonts w:ascii="Arial" w:hAnsi="Arial" w:cs="Arial"/>
              </w:rPr>
            </w:pPr>
          </w:p>
        </w:tc>
      </w:tr>
    </w:tbl>
    <w:p w:rsidR="00072488" w:rsidRPr="00280D5F" w:rsidRDefault="00072488" w:rsidP="00072488">
      <w:pPr>
        <w:rPr>
          <w:rFonts w:ascii="Arial" w:hAnsi="Arial" w:cs="Arial"/>
        </w:rPr>
      </w:pPr>
    </w:p>
    <w:p w:rsidR="00072488" w:rsidRPr="00280D5F" w:rsidRDefault="00072488" w:rsidP="00072488">
      <w:pPr>
        <w:rPr>
          <w:rFonts w:ascii="Arial" w:hAnsi="Arial" w:cs="Arial"/>
        </w:rPr>
      </w:pPr>
      <m:oMathPara>
        <m:oMath>
          <m:r>
            <w:rPr>
              <w:rFonts w:ascii="Cambria Math" w:hAnsi="Cambria Math" w:cs="Arial"/>
              <w:sz w:val="24"/>
              <w:szCs w:val="24"/>
            </w:rPr>
            <m:t>α1=-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5.7722e-08</m:t>
                        </m:r>
                      </m:e>
                      <m:e>
                        <m:r>
                          <m:rPr>
                            <m:sty m:val="p"/>
                          </m:rPr>
                          <w:rPr>
                            <w:rFonts w:ascii="Cambria Math" w:hAnsi="Cambria Math" w:cs="Arial"/>
                          </w:rPr>
                          <m:t>2.3448e-04</m:t>
                        </m:r>
                      </m:e>
                    </m:m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
                </m:e>
              </m:d>
            </m:num>
            <m:den>
              <m:r>
                <m:rPr>
                  <m:sty m:val="p"/>
                </m:rPr>
                <w:rPr>
                  <w:rFonts w:ascii="Cambria Math" w:hAnsi="Cambria Math" w:cs="Arial"/>
                </w:rPr>
                <m:t>1.0198e-04</m:t>
              </m:r>
            </m:den>
          </m:f>
          <m:r>
            <w:rPr>
              <w:rFonts w:ascii="Cambria Math" w:hAnsi="Cambria Math" w:cs="Arial"/>
              <w:sz w:val="24"/>
              <w:szCs w:val="24"/>
            </w:rPr>
            <m:t>=</m:t>
          </m:r>
          <m:d>
            <m:dPr>
              <m:ctrlPr>
                <w:rPr>
                  <w:rFonts w:ascii="Cambria Math" w:hAnsi="Cambria Math" w:cs="Arial"/>
                  <w:i/>
                  <w:sz w:val="24"/>
                  <w:szCs w:val="24"/>
                </w:rPr>
              </m:ctrlPr>
            </m:dPr>
            <m:e>
              <m:r>
                <m:rPr>
                  <m:sty m:val="p"/>
                </m:rPr>
                <w:rPr>
                  <w:rFonts w:ascii="Cambria Math" w:hAnsi="Cambria Math" w:cs="Arial"/>
                </w:rPr>
                <m:t xml:space="preserve"> 2.3448e-04</m:t>
              </m:r>
              <m:ctrlPr>
                <w:rPr>
                  <w:rFonts w:ascii="Cambria Math" w:hAnsi="Cambria Math" w:cs="Arial"/>
                </w:rPr>
              </m:ctrlPr>
            </m:e>
          </m:d>
          <m:r>
            <m:rPr>
              <m:sty m:val="p"/>
            </m:rPr>
            <w:rPr>
              <w:rFonts w:ascii="Cambria Math" w:hAnsi="Cambria Math" w:cs="Arial"/>
            </w:rPr>
            <m:t>-( 1.7204e-07)*k</m:t>
          </m:r>
        </m:oMath>
      </m:oMathPara>
    </w:p>
    <w:p w:rsidR="00072488" w:rsidRPr="00280D5F" w:rsidRDefault="00072488" w:rsidP="00072488">
      <w:pPr>
        <w:rPr>
          <w:rFonts w:ascii="Arial" w:hAnsi="Arial" w:cs="Arial"/>
        </w:rPr>
      </w:pPr>
      <m:oMathPara>
        <m:oMath>
          <m:r>
            <w:rPr>
              <w:rFonts w:ascii="Cambria Math" w:hAnsi="Cambria Math" w:cs="Arial"/>
              <w:sz w:val="24"/>
              <w:szCs w:val="24"/>
            </w:rPr>
            <m:t>β1=-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r>
                      <m:e>
                        <m:r>
                          <w:rPr>
                            <w:rFonts w:ascii="Cambria Math" w:hAnsi="Cambria Math" w:cs="Arial"/>
                            <w:sz w:val="24"/>
                            <w:szCs w:val="24"/>
                          </w:rPr>
                          <m:t>α1</m:t>
                        </m:r>
                      </m:e>
                      <m:e>
                        <m:r>
                          <w:rPr>
                            <w:rFonts w:ascii="Cambria Math" w:hAnsi="Cambria Math" w:cs="Arial"/>
                            <w:sz w:val="24"/>
                            <w:szCs w:val="24"/>
                          </w:rPr>
                          <m:t>0</m:t>
                        </m:r>
                      </m:e>
                    </m:mr>
                  </m:m>
                </m:e>
              </m:d>
            </m:num>
            <m:den>
              <m:r>
                <w:rPr>
                  <w:rFonts w:ascii="Cambria Math" w:hAnsi="Cambria Math" w:cs="Arial"/>
                  <w:sz w:val="24"/>
                  <w:szCs w:val="24"/>
                </w:rPr>
                <m:t>α1</m:t>
              </m:r>
            </m:den>
          </m:f>
          <m:r>
            <w:rPr>
              <w:rFonts w:ascii="Cambria Math" w:hAnsi="Cambria Math" w:cs="Arial"/>
              <w:sz w:val="24"/>
              <w:szCs w:val="24"/>
            </w:rPr>
            <m:t>=</m:t>
          </m:r>
          <m:r>
            <m:rPr>
              <m:sty m:val="p"/>
            </m:rPr>
            <w:rPr>
              <w:rFonts w:ascii="Cambria Math" w:hAnsi="Cambria Math" w:cs="Arial"/>
            </w:rPr>
            <m:t xml:space="preserve">  (3.0396e-04)*k</m:t>
          </m:r>
        </m:oMath>
      </m:oMathPara>
    </w:p>
    <w:p w:rsidR="00072488" w:rsidRPr="00280D5F" w:rsidRDefault="00072488" w:rsidP="00072488">
      <w:pPr>
        <w:rPr>
          <w:rFonts w:ascii="Arial" w:hAnsi="Arial" w:cs="Arial"/>
        </w:rPr>
      </w:pPr>
      <w:r w:rsidRPr="00280D5F">
        <w:rPr>
          <w:rFonts w:ascii="Arial" w:hAnsi="Arial" w:cs="Arial"/>
        </w:rPr>
        <w:lastRenderedPageBreak/>
        <w:t xml:space="preserve">Para lograr la estabilidad, no debe haber cambios de signos en la primera columna de la tabla, por lo tanto, α1 y β1 deben ser </w:t>
      </w:r>
      <w:r w:rsidR="00812FA5" w:rsidRPr="00280D5F">
        <w:rPr>
          <w:rFonts w:ascii="Arial" w:hAnsi="Arial" w:cs="Arial"/>
        </w:rPr>
        <w:t>mayores</w:t>
      </w:r>
      <w:r w:rsidRPr="00280D5F">
        <w:rPr>
          <w:rFonts w:ascii="Arial" w:hAnsi="Arial" w:cs="Arial"/>
        </w:rPr>
        <w:t xml:space="preserve"> que cero. De esta manera la ganancia variable del lazo directo debe ser:</w:t>
      </w:r>
    </w:p>
    <w:p w:rsidR="00072488" w:rsidRPr="00280D5F" w:rsidRDefault="00072488" w:rsidP="00072488">
      <w:pPr>
        <w:rPr>
          <w:rFonts w:ascii="Arial" w:hAnsi="Arial" w:cs="Arial"/>
        </w:rPr>
      </w:pPr>
      <m:oMathPara>
        <m:oMath>
          <m:r>
            <w:rPr>
              <w:rFonts w:ascii="Cambria Math" w:hAnsi="Cambria Math" w:cs="Arial"/>
            </w:rPr>
            <m:t>0&lt;k&lt;    1.3629e+03</m:t>
          </m:r>
        </m:oMath>
      </m:oMathPara>
    </w:p>
    <w:p w:rsidR="006062EB" w:rsidRPr="00280D5F" w:rsidRDefault="00CA2D4E" w:rsidP="00072488">
      <w:pPr>
        <w:rPr>
          <w:rFonts w:ascii="Arial" w:hAnsi="Arial" w:cs="Arial"/>
        </w:rPr>
      </w:pPr>
      <w:r w:rsidRPr="00CA2D4E">
        <w:rPr>
          <w:rFonts w:ascii="Arial" w:hAnsi="Arial" w:cs="Arial"/>
          <w:noProof/>
          <w:lang w:val="es-ES" w:eastAsia="es-ES"/>
        </w:rPr>
        <w:drawing>
          <wp:anchor distT="0" distB="0" distL="114300" distR="114300" simplePos="0" relativeHeight="251606016" behindDoc="0" locked="0" layoutInCell="1" allowOverlap="1">
            <wp:simplePos x="0" y="0"/>
            <wp:positionH relativeFrom="column">
              <wp:posOffset>-1080135</wp:posOffset>
            </wp:positionH>
            <wp:positionV relativeFrom="paragraph">
              <wp:posOffset>894080</wp:posOffset>
            </wp:positionV>
            <wp:extent cx="7378700" cy="3714750"/>
            <wp:effectExtent l="0" t="0" r="0" b="0"/>
            <wp:wrapSquare wrapText="bothSides"/>
            <wp:docPr id="20" name="Imagen 20" descr="D:\Usuario\Documents\Facultad\Sistemas de Control I\Contro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cuments\Facultad\Sistemas de Control I\Control\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0" cy="3714750"/>
                    </a:xfrm>
                    <a:prstGeom prst="rect">
                      <a:avLst/>
                    </a:prstGeom>
                    <a:noFill/>
                    <a:ln>
                      <a:noFill/>
                    </a:ln>
                  </pic:spPr>
                </pic:pic>
              </a:graphicData>
            </a:graphic>
          </wp:anchor>
        </w:drawing>
      </w:r>
      <w:r w:rsidR="00101617">
        <w:rPr>
          <w:rFonts w:ascii="Arial" w:hAnsi="Arial" w:cs="Arial"/>
          <w:noProof/>
          <w:lang w:val="es-ES" w:eastAsia="es-ES"/>
        </w:rPr>
        <mc:AlternateContent>
          <mc:Choice Requires="wps">
            <w:drawing>
              <wp:anchor distT="45720" distB="45720" distL="114300" distR="114300" simplePos="0" relativeHeight="251683840" behindDoc="1" locked="0" layoutInCell="1" allowOverlap="1">
                <wp:simplePos x="0" y="0"/>
                <wp:positionH relativeFrom="column">
                  <wp:posOffset>-3810</wp:posOffset>
                </wp:positionH>
                <wp:positionV relativeFrom="paragraph">
                  <wp:posOffset>4401820</wp:posOffset>
                </wp:positionV>
                <wp:extent cx="2160270" cy="263525"/>
                <wp:effectExtent l="0" t="0" r="0" b="317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C7D" w:rsidRPr="00A20158" w:rsidRDefault="00915C7D" w:rsidP="00A20158">
                            <w:pPr>
                              <w:rPr>
                                <w:lang w:val="es-ES"/>
                              </w:rPr>
                            </w:pPr>
                            <w:r>
                              <w:rPr>
                                <w:lang w:val="es-ES"/>
                              </w:rPr>
                              <w:t>Fig. 6</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3pt;margin-top:346.6pt;width:170.1pt;height:20.75pt;z-index:-2516326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" stroked="f">
                <v:textbox>
                  <w:txbxContent>
                    <w:p w:rsidR="00915C7D" w:rsidRPr="00A20158" w:rsidRDefault="00915C7D" w:rsidP="00A20158">
                      <w:pPr>
                        <w:rPr>
                          <w:lang w:val="es-ES"/>
                        </w:rPr>
                      </w:pPr>
                      <w:r>
                        <w:rPr>
                          <w:lang w:val="es-ES"/>
                        </w:rPr>
                        <w:t>Fig. 6</w:t>
                      </w:r>
                    </w:p>
                  </w:txbxContent>
                </v:textbox>
              </v:shape>
            </w:pict>
          </mc:Fallback>
        </mc:AlternateContent>
      </w:r>
      <w:r w:rsidR="00B2668C" w:rsidRPr="00280D5F">
        <w:rPr>
          <w:rFonts w:ascii="Arial" w:hAnsi="Arial" w:cs="Arial"/>
        </w:rPr>
        <w:t xml:space="preserve">Podemos ver el sistema críticamente estable cuando se aplica una ganancia de </w:t>
      </w:r>
      <m:oMath>
        <m:r>
          <w:rPr>
            <w:rFonts w:ascii="Cambria Math" w:hAnsi="Cambria Math" w:cs="Arial"/>
          </w:rPr>
          <m:t>1.3629e+03</m:t>
        </m:r>
      </m:oMath>
      <w:r w:rsidR="00B2668C" w:rsidRPr="00280D5F">
        <w:rPr>
          <w:rFonts w:ascii="Arial" w:hAnsi="Arial" w:cs="Arial"/>
        </w:rPr>
        <w:t>. Aunque no se podrá llegar</w:t>
      </w:r>
      <w:r w:rsidR="006062EB" w:rsidRPr="00280D5F">
        <w:rPr>
          <w:rFonts w:ascii="Arial" w:hAnsi="Arial" w:cs="Arial"/>
        </w:rPr>
        <w:t xml:space="preserve"> en la práctica</w:t>
      </w:r>
      <w:r w:rsidR="00B2668C" w:rsidRPr="00280D5F">
        <w:rPr>
          <w:rFonts w:ascii="Arial" w:hAnsi="Arial" w:cs="Arial"/>
        </w:rPr>
        <w:t xml:space="preserve"> hasta este punto ya que la ganancia necesaria es excesivamente grande. </w:t>
      </w:r>
      <w:r w:rsidR="0043778E" w:rsidRPr="00280D5F">
        <w:rPr>
          <w:rFonts w:ascii="Arial" w:hAnsi="Arial" w:cs="Arial"/>
        </w:rPr>
        <w:t xml:space="preserve">Es interesante en el caso teórico para confirmar los cálculos hechos anteriormente. </w:t>
      </w:r>
    </w:p>
    <w:p w:rsidR="006062EB" w:rsidRPr="00280D5F" w:rsidRDefault="00CA2D4E" w:rsidP="00072488">
      <w:pPr>
        <w:rPr>
          <w:rFonts w:ascii="Arial" w:hAnsi="Arial" w:cs="Arial"/>
        </w:rPr>
      </w:pPr>
      <w:r>
        <w:rPr>
          <w:rFonts w:ascii="Arial" w:hAnsi="Arial" w:cs="Arial"/>
        </w:rPr>
        <w:t>Fig</w:t>
      </w:r>
      <w:r w:rsidR="00D64A9A">
        <w:rPr>
          <w:rFonts w:ascii="Arial" w:hAnsi="Arial" w:cs="Arial"/>
        </w:rPr>
        <w:t>.</w:t>
      </w:r>
      <w:r>
        <w:rPr>
          <w:rFonts w:ascii="Arial" w:hAnsi="Arial" w:cs="Arial"/>
        </w:rPr>
        <w:t xml:space="preserve"> 9</w:t>
      </w:r>
    </w:p>
    <w:p w:rsidR="00072488" w:rsidRPr="00280D5F" w:rsidRDefault="00072488" w:rsidP="00072488">
      <w:pPr>
        <w:rPr>
          <w:rFonts w:ascii="Arial" w:hAnsi="Arial" w:cs="Arial"/>
        </w:rPr>
      </w:pPr>
      <w:r w:rsidRPr="00280D5F">
        <w:rPr>
          <w:rFonts w:ascii="Arial" w:hAnsi="Arial" w:cs="Arial"/>
        </w:rPr>
        <w:t xml:space="preserve">Por el momento hemos confirmado que </w:t>
      </w:r>
      <w:r w:rsidR="00B2668C" w:rsidRPr="00280D5F">
        <w:rPr>
          <w:rFonts w:ascii="Arial" w:hAnsi="Arial" w:cs="Arial"/>
        </w:rPr>
        <w:t>el</w:t>
      </w:r>
      <w:r w:rsidRPr="00280D5F">
        <w:rPr>
          <w:rFonts w:ascii="Arial" w:hAnsi="Arial" w:cs="Arial"/>
        </w:rPr>
        <w:t xml:space="preserve"> sistema</w:t>
      </w:r>
      <w:r w:rsidR="00B2668C" w:rsidRPr="00280D5F">
        <w:rPr>
          <w:rFonts w:ascii="Arial" w:hAnsi="Arial" w:cs="Arial"/>
        </w:rPr>
        <w:t xml:space="preserve"> en </w:t>
      </w:r>
      <w:r w:rsidR="006062EB" w:rsidRPr="00280D5F">
        <w:rPr>
          <w:rFonts w:ascii="Arial" w:hAnsi="Arial" w:cs="Arial"/>
        </w:rPr>
        <w:t>cuestión</w:t>
      </w:r>
      <w:r w:rsidR="00B2668C" w:rsidRPr="00280D5F">
        <w:rPr>
          <w:rFonts w:ascii="Arial" w:hAnsi="Arial" w:cs="Arial"/>
        </w:rPr>
        <w:t xml:space="preserve"> se </w:t>
      </w:r>
      <w:r w:rsidR="006062EB" w:rsidRPr="00280D5F">
        <w:rPr>
          <w:rFonts w:ascii="Arial" w:hAnsi="Arial" w:cs="Arial"/>
        </w:rPr>
        <w:t>volverá</w:t>
      </w:r>
      <w:r w:rsidR="00B2668C" w:rsidRPr="00280D5F">
        <w:rPr>
          <w:rFonts w:ascii="Arial" w:hAnsi="Arial" w:cs="Arial"/>
        </w:rPr>
        <w:t xml:space="preserve"> inestable para una ganancia de lazo muy grande</w:t>
      </w:r>
      <w:r w:rsidRPr="00280D5F">
        <w:rPr>
          <w:rFonts w:ascii="Arial" w:hAnsi="Arial" w:cs="Arial"/>
        </w:rPr>
        <w:t xml:space="preserve">, pero no hemos visto que tan próximo está a nuestras especificaciones de </w:t>
      </w:r>
      <w:r w:rsidR="00B2668C" w:rsidRPr="00280D5F">
        <w:rPr>
          <w:rFonts w:ascii="Arial" w:hAnsi="Arial" w:cs="Arial"/>
        </w:rPr>
        <w:t>diseño previamente establecidas.</w:t>
      </w:r>
    </w:p>
    <w:p w:rsidR="00072488" w:rsidRPr="00280D5F" w:rsidRDefault="005C4332" w:rsidP="00072488">
      <w:pPr>
        <w:pStyle w:val="Prrafodelista"/>
        <w:numPr>
          <w:ilvl w:val="0"/>
          <w:numId w:val="4"/>
        </w:numPr>
        <w:rPr>
          <w:rFonts w:ascii="Arial" w:hAnsi="Arial" w:cs="Arial"/>
        </w:rPr>
      </w:pPr>
      <w:r>
        <w:rPr>
          <w:rFonts w:ascii="Arial" w:hAnsi="Arial" w:cs="Arial"/>
        </w:rPr>
        <w:t>Sobrepaso &lt; 0.</w:t>
      </w:r>
      <w:r w:rsidR="00072488" w:rsidRPr="00280D5F">
        <w:rPr>
          <w:rFonts w:ascii="Arial" w:hAnsi="Arial" w:cs="Arial"/>
        </w:rPr>
        <w:t>1%</w:t>
      </w:r>
    </w:p>
    <w:p w:rsidR="00072488" w:rsidRPr="00280D5F" w:rsidRDefault="00072488" w:rsidP="00072488">
      <w:pPr>
        <w:pStyle w:val="Prrafodelista"/>
        <w:numPr>
          <w:ilvl w:val="0"/>
          <w:numId w:val="4"/>
        </w:numPr>
        <w:rPr>
          <w:rFonts w:ascii="Arial" w:hAnsi="Arial" w:cs="Arial"/>
        </w:rPr>
      </w:pPr>
      <w:r w:rsidRPr="00280D5F">
        <w:rPr>
          <w:rFonts w:ascii="Arial" w:hAnsi="Arial" w:cs="Arial"/>
        </w:rPr>
        <w:t>Tiempo de levantamiento &lt; 1</w:t>
      </w:r>
      <w:r w:rsidR="005C4332">
        <w:rPr>
          <w:rFonts w:ascii="Arial" w:hAnsi="Arial" w:cs="Arial"/>
        </w:rPr>
        <w:t>.4</w:t>
      </w:r>
      <w:r w:rsidRPr="00280D5F">
        <w:rPr>
          <w:rFonts w:ascii="Arial" w:hAnsi="Arial" w:cs="Arial"/>
        </w:rPr>
        <w:t xml:space="preserve"> Segundo</w:t>
      </w:r>
      <w:r w:rsidR="005C4332">
        <w:rPr>
          <w:rFonts w:ascii="Arial" w:hAnsi="Arial" w:cs="Arial"/>
        </w:rPr>
        <w:t>s</w:t>
      </w:r>
    </w:p>
    <w:p w:rsidR="00072488" w:rsidRPr="00280D5F" w:rsidRDefault="00072488" w:rsidP="00072488">
      <w:pPr>
        <w:rPr>
          <w:rFonts w:ascii="Arial" w:hAnsi="Arial" w:cs="Arial"/>
        </w:rPr>
      </w:pPr>
    </w:p>
    <w:p w:rsidR="00072488" w:rsidRPr="005C4332" w:rsidRDefault="005C4332" w:rsidP="005C4332">
      <w:pPr>
        <w:pStyle w:val="Ttulo1"/>
        <w:rPr>
          <w:rFonts w:ascii="Arial" w:hAnsi="Arial" w:cs="Arial"/>
        </w:rPr>
      </w:pPr>
      <w:r w:rsidRPr="005C4332">
        <w:rPr>
          <w:rFonts w:ascii="Arial" w:hAnsi="Arial" w:cs="Arial"/>
        </w:rPr>
        <w:t>Error en Régimen Permanente</w:t>
      </w:r>
    </w:p>
    <w:p w:rsidR="00C135C9" w:rsidRDefault="00C135C9" w:rsidP="00C135C9">
      <w:pPr>
        <w:spacing w:before="100" w:beforeAutospacing="1" w:after="100" w:afterAutospacing="1"/>
      </w:pPr>
      <w:r>
        <w:t>A continuación se procede a determinar los errores en régimen permanente de nuestro sistema para diferentes entradas (escalón, rampa y parábola), a partir de lo cual se podrá determinar de qué tipo es el sistema.</w:t>
      </w:r>
    </w:p>
    <w:p w:rsidR="00C135C9" w:rsidRDefault="00C135C9" w:rsidP="00C135C9">
      <w:pPr>
        <w:spacing w:before="100" w:beforeAutospacing="1" w:after="100" w:afterAutospacing="1"/>
      </w:pPr>
      <w:r>
        <w:lastRenderedPageBreak/>
        <w:t xml:space="preserve">Para una entrada R(s), </w:t>
      </w:r>
      <w:r w:rsidRPr="005D01A3">
        <w:t>el</w:t>
      </w:r>
      <w:r>
        <w:t xml:space="preserve"> error en régimen permanente de nuestro sistema estará dado por:</w:t>
      </w:r>
    </w:p>
    <w:p w:rsidR="00C135C9" w:rsidRDefault="00915C7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s R</m:t>
                  </m:r>
                  <m:d>
                    <m:dPr>
                      <m:ctrlPr>
                        <w:rPr>
                          <w:rFonts w:ascii="Cambria Math" w:hAnsi="Cambria Math"/>
                          <w:i/>
                        </w:rPr>
                      </m:ctrlPr>
                    </m:dPr>
                    <m:e>
                      <m:r>
                        <w:rPr>
                          <w:rFonts w:ascii="Cambria Math" w:hAnsi="Cambria Math"/>
                        </w:rPr>
                        <m:t>s</m:t>
                      </m:r>
                    </m:e>
                  </m:d>
                </m:num>
                <m:den>
                  <m:r>
                    <w:rPr>
                      <w:rFonts w:ascii="Cambria Math" w:hAnsi="Cambria Math"/>
                    </w:rPr>
                    <m:t xml:space="preserve"> 1+Fmotor*</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*RelacionEngranajes*Gb*PotenciometroAngular</m:t>
                  </m:r>
                </m:den>
              </m:f>
            </m:e>
          </m:func>
          <m:r>
            <w:rPr>
              <w:rFonts w:ascii="Cambria Math" w:hAnsi="Cambria Math"/>
            </w:rPr>
            <m:t xml:space="preserve">   </m:t>
          </m:r>
        </m:oMath>
      </m:oMathPara>
    </w:p>
    <w:p w:rsidR="00C135C9" w:rsidRPr="00310561" w:rsidRDefault="00C135C9" w:rsidP="00C135C9">
      <w:pPr>
        <w:spacing w:before="100" w:beforeAutospacing="1" w:after="100" w:afterAutospacing="1"/>
        <w:rPr>
          <w:lang w:val="en-US"/>
        </w:rPr>
      </w:pPr>
      <m:oMathPara>
        <m:oMath>
          <m:r>
            <w:rPr>
              <w:rFonts w:ascii="Cambria Math" w:hAnsi="Cambria Math"/>
              <w:lang w:val="en-US"/>
            </w:rPr>
            <m:t xml:space="preserve">  </m:t>
          </m:r>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lang w:val="en-US"/>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s R</m:t>
                  </m:r>
                  <m:d>
                    <m:dPr>
                      <m:ctrlPr>
                        <w:rPr>
                          <w:rFonts w:ascii="Cambria Math" w:hAnsi="Cambria Math"/>
                          <w:i/>
                        </w:rPr>
                      </m:ctrlPr>
                    </m:dPr>
                    <m:e>
                      <m:r>
                        <w:rPr>
                          <w:rFonts w:ascii="Cambria Math" w:hAnsi="Cambria Math"/>
                        </w:rPr>
                        <m:t>s</m:t>
                      </m:r>
                    </m:e>
                  </m:d>
                </m:num>
                <m:den>
                  <m:r>
                    <w:rPr>
                      <w:rFonts w:ascii="Cambria Math" w:hAnsi="Cambria Math"/>
                    </w:rPr>
                    <m:t xml:space="preserve">1+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Pr="00310561" w:rsidRDefault="00C135C9" w:rsidP="00C135C9">
      <w:pPr>
        <w:spacing w:before="100" w:beforeAutospacing="1" w:after="100" w:afterAutospacing="1"/>
        <w:rPr>
          <w:u w:val="single"/>
          <w:lang w:val="en-US"/>
        </w:rPr>
      </w:pPr>
    </w:p>
    <w:p w:rsidR="00C135C9" w:rsidRPr="00803AD4" w:rsidRDefault="00C135C9" w:rsidP="00C135C9">
      <w:pPr>
        <w:spacing w:before="100" w:beforeAutospacing="1" w:after="100" w:afterAutospacing="1"/>
      </w:pPr>
      <w:r>
        <w:rPr>
          <w:u w:val="single"/>
        </w:rPr>
        <w:t>Entrada Escalón</w:t>
      </w:r>
      <w:r>
        <w:t xml:space="preserve"> (</w:t>
      </w:r>
      <m:oMath>
        <m:r>
          <w:rPr>
            <w:rFonts w:ascii="Cambria Math" w:hAnsi="Cambria Math"/>
          </w:rPr>
          <m:t>R=1/s</m:t>
        </m:r>
      </m:oMath>
      <w:r>
        <w:t>)</w:t>
      </w:r>
    </w:p>
    <w:p w:rsidR="00C135C9" w:rsidRPr="00117710" w:rsidRDefault="00915C7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1+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Pr="00102F55" w:rsidRDefault="00915C7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escalón</m:t>
                  </m:r>
                </m:sub>
              </m:sSub>
            </m:sub>
          </m:sSub>
          <m:r>
            <m:rPr>
              <m:sty m:val="bi"/>
            </m:rPr>
            <w:rPr>
              <w:rFonts w:ascii="Cambria Math" w:hAnsi="Cambria Math"/>
            </w:rPr>
            <m:t>=0</m:t>
          </m:r>
        </m:oMath>
      </m:oMathPara>
    </w:p>
    <w:p w:rsidR="00C135C9" w:rsidRPr="00102F55" w:rsidRDefault="00915C7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 xml:space="preserve">= ∞ </m:t>
          </m:r>
        </m:oMath>
      </m:oMathPara>
    </w:p>
    <w:p w:rsidR="00C135C9" w:rsidRDefault="00C135C9" w:rsidP="00C135C9">
      <w:pPr>
        <w:spacing w:before="100" w:beforeAutospacing="1" w:after="100" w:afterAutospacing="1"/>
      </w:pPr>
      <w:r>
        <w:rPr>
          <w:u w:val="single"/>
        </w:rPr>
        <w:t>Entrada Rampa</w:t>
      </w:r>
      <w:r>
        <w:t xml:space="preserve"> (</w:t>
      </w:r>
      <m:oMath>
        <m:r>
          <w:rPr>
            <w:rFonts w:ascii="Cambria Math" w:hAnsi="Cambria Math"/>
          </w:rPr>
          <m:t>R=1/</m:t>
        </m:r>
        <m:sSup>
          <m:sSupPr>
            <m:ctrlPr>
              <w:rPr>
                <w:rFonts w:ascii="Cambria Math" w:hAnsi="Cambria Math"/>
                <w:i/>
              </w:rPr>
            </m:ctrlPr>
          </m:sSupPr>
          <m:e>
            <m:r>
              <w:rPr>
                <w:rFonts w:ascii="Cambria Math" w:hAnsi="Cambria Math"/>
              </w:rPr>
              <m:t>s</m:t>
            </m:r>
          </m:e>
          <m:sup>
            <m:r>
              <w:rPr>
                <w:rFonts w:ascii="Cambria Math" w:hAnsi="Cambria Math"/>
              </w:rPr>
              <m:t>2</m:t>
            </m:r>
          </m:sup>
        </m:sSup>
      </m:oMath>
      <w:r>
        <w:t>)</w:t>
      </w:r>
    </w:p>
    <w:p w:rsidR="00C135C9" w:rsidRDefault="00915C7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 s+s*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Default="00915C7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 s+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+ 0.000102 s + 0.0002345 </m:t>
                      </m:r>
                    </m:den>
                  </m:f>
                </m:den>
              </m:f>
            </m:e>
          </m:func>
        </m:oMath>
      </m:oMathPara>
    </w:p>
    <w:p w:rsidR="00C135C9" w:rsidRDefault="00C135C9" w:rsidP="00C135C9">
      <w:pPr>
        <w:spacing w:before="100" w:beforeAutospacing="1" w:after="100" w:afterAutospacing="1"/>
      </w:pPr>
    </w:p>
    <w:p w:rsidR="00C135C9" w:rsidRPr="00102F55" w:rsidRDefault="00915C7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ss</m:t>
              </m:r>
            </m:sub>
          </m:sSub>
          <m:r>
            <m:rPr>
              <m:sty m:val="bi"/>
            </m:rPr>
            <w:rPr>
              <w:rFonts w:ascii="Cambria Math" w:hAnsi="Cambria Math"/>
            </w:rPr>
            <m:t>=0.771</m:t>
          </m:r>
        </m:oMath>
      </m:oMathPara>
    </w:p>
    <w:p w:rsidR="00C135C9" w:rsidRDefault="00915C7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 xml:space="preserve">= 1.296 </m:t>
          </m:r>
        </m:oMath>
      </m:oMathPara>
    </w:p>
    <w:p w:rsidR="009D30C1" w:rsidRDefault="009D30C1" w:rsidP="00C135C9">
      <w:pPr>
        <w:spacing w:before="100" w:beforeAutospacing="1" w:after="100" w:afterAutospacing="1"/>
        <w:rPr>
          <w:ins w:id="86" w:author="Mathe" w:date="2016-06-16T10:33:00Z"/>
        </w:rPr>
      </w:pPr>
      <w:r w:rsidRPr="009D30C1">
        <w:t>El error es para un entrada rampa es del 77%.</w:t>
      </w:r>
      <w:ins w:id="87" w:author="Mathe" w:date="2016-06-16T10:09:00Z">
        <w:r w:rsidR="00850D03">
          <w:t xml:space="preserve"> Qué significa??</w:t>
        </w:r>
      </w:ins>
    </w:p>
    <w:p w:rsidR="00101617" w:rsidRPr="009D30C1" w:rsidRDefault="00101617" w:rsidP="00C135C9">
      <w:pPr>
        <w:spacing w:before="100" w:beforeAutospacing="1" w:after="100" w:afterAutospacing="1"/>
      </w:pPr>
      <w:ins w:id="88" w:author="Mathe" w:date="2016-06-16T10:33:00Z">
        <w:r>
          <w:t>Analicen la relaci</w:t>
        </w:r>
      </w:ins>
      <w:ins w:id="89" w:author="Mathe" w:date="2016-06-16T10:34:00Z">
        <w:r>
          <w:t>ón entre tipo de sistema, tipo de entrada, ganancia estática</w:t>
        </w:r>
      </w:ins>
    </w:p>
    <w:p w:rsidR="00C135C9" w:rsidRDefault="00C135C9" w:rsidP="00C135C9">
      <w:pPr>
        <w:spacing w:before="100" w:beforeAutospacing="1" w:after="100" w:afterAutospacing="1"/>
      </w:pPr>
      <w:r>
        <w:rPr>
          <w:u w:val="single"/>
        </w:rPr>
        <w:t>Entrada Parábola</w:t>
      </w:r>
      <w:r>
        <w:t xml:space="preserve"> (</w:t>
      </w:r>
      <m:oMath>
        <m:r>
          <w:rPr>
            <w:rFonts w:ascii="Cambria Math" w:hAnsi="Cambria Math"/>
          </w:rPr>
          <m:t>R=1/</m:t>
        </m:r>
        <m:sSup>
          <m:sSupPr>
            <m:ctrlPr>
              <w:rPr>
                <w:rFonts w:ascii="Cambria Math" w:hAnsi="Cambria Math"/>
                <w:i/>
              </w:rPr>
            </m:ctrlPr>
          </m:sSupPr>
          <m:e>
            <m:r>
              <w:rPr>
                <w:rFonts w:ascii="Cambria Math" w:hAnsi="Cambria Math"/>
              </w:rPr>
              <m:t>s</m:t>
            </m:r>
          </m:e>
          <m:sup>
            <m:r>
              <w:rPr>
                <w:rFonts w:ascii="Cambria Math" w:hAnsi="Cambria Math"/>
              </w:rPr>
              <m:t>3</m:t>
            </m:r>
          </m:sup>
        </m:sSup>
      </m:oMath>
      <w:r>
        <w:t>)</w:t>
      </w:r>
    </w:p>
    <w:p w:rsidR="00C135C9" w:rsidRDefault="00915C7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Default="00915C7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 xml:space="preserve"> 0.000304</m:t>
                      </m:r>
                    </m:num>
                    <m:den>
                      <m:eqArr>
                        <m:eqArrPr>
                          <m:ctrlPr>
                            <w:rPr>
                              <w:rFonts w:ascii="Cambria Math" w:hAnsi="Cambria Math"/>
                              <w:i/>
                            </w:rPr>
                          </m:ctrlPr>
                        </m:eqArrPr>
                        <m:e>
                          <m:r>
                            <w:rPr>
                              <w:rFonts w:ascii="Cambria Math" w:hAnsi="Cambria Math"/>
                            </w:rPr>
                            <m:t>5.772e-08 s + 0.000102  +</m:t>
                          </m:r>
                          <m:f>
                            <m:fPr>
                              <m:ctrlPr>
                                <w:rPr>
                                  <w:rFonts w:ascii="Cambria Math" w:hAnsi="Cambria Math"/>
                                  <w:i/>
                                </w:rPr>
                              </m:ctrlPr>
                            </m:fPr>
                            <m:num>
                              <m:r>
                                <w:rPr>
                                  <w:rFonts w:ascii="Cambria Math" w:hAnsi="Cambria Math"/>
                                </w:rPr>
                                <m:t>0.0002345</m:t>
                              </m:r>
                            </m:num>
                            <m:den>
                              <m:r>
                                <w:rPr>
                                  <w:rFonts w:ascii="Cambria Math" w:hAnsi="Cambria Math"/>
                                </w:rPr>
                                <m:t>s</m:t>
                              </m:r>
                            </m:den>
                          </m:f>
                        </m:e>
                        <m:e>
                          <m:r>
                            <w:rPr>
                              <w:rFonts w:ascii="Cambria Math" w:hAnsi="Cambria Math"/>
                            </w:rPr>
                            <m:t xml:space="preserve"> </m:t>
                          </m:r>
                        </m:e>
                      </m:eqArr>
                    </m:den>
                  </m:f>
                </m:den>
              </m:f>
            </m:e>
          </m:func>
        </m:oMath>
      </m:oMathPara>
    </w:p>
    <w:p w:rsidR="00C135C9" w:rsidRDefault="00C135C9" w:rsidP="00C135C9">
      <w:pPr>
        <w:spacing w:before="100" w:beforeAutospacing="1" w:after="100" w:afterAutospacing="1"/>
      </w:pPr>
    </w:p>
    <w:p w:rsidR="00C135C9" w:rsidRPr="00102F55" w:rsidRDefault="00915C7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ss</m:t>
              </m:r>
            </m:sub>
          </m:sSub>
          <m:r>
            <m:rPr>
              <m:sty m:val="bi"/>
            </m:rPr>
            <w:rPr>
              <w:rFonts w:ascii="Cambria Math" w:hAnsi="Cambria Math"/>
            </w:rPr>
            <m:t>=  ∞</m:t>
          </m:r>
        </m:oMath>
      </m:oMathPara>
    </w:p>
    <w:p w:rsidR="00C135C9" w:rsidRDefault="00915C7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a</m:t>
              </m:r>
            </m:sub>
          </m:sSub>
          <m:r>
            <m:rPr>
              <m:sty m:val="bi"/>
            </m:rPr>
            <w:rPr>
              <w:rFonts w:ascii="Cambria Math" w:hAnsi="Cambria Math"/>
            </w:rPr>
            <m:t xml:space="preserve">= 0 </m:t>
          </m:r>
        </m:oMath>
      </m:oMathPara>
    </w:p>
    <w:p w:rsidR="00C135C9" w:rsidRDefault="00C135C9" w:rsidP="00C135C9">
      <w:pPr>
        <w:spacing w:before="100" w:beforeAutospacing="1" w:after="100" w:afterAutospacing="1"/>
      </w:pPr>
      <w:r>
        <w:t xml:space="preserve">Esto deja en evidencia que el sistema en cuestión es de </w:t>
      </w:r>
      <w:r w:rsidRPr="004B58AF">
        <w:rPr>
          <w:b/>
          <w:i/>
        </w:rPr>
        <w:t xml:space="preserve">tipo </w:t>
      </w:r>
      <w:r>
        <w:rPr>
          <w:b/>
          <w:i/>
        </w:rPr>
        <w:t>1</w:t>
      </w:r>
      <w:r>
        <w:t>.</w:t>
      </w:r>
      <w:ins w:id="90" w:author="Mathe" w:date="2016-06-16T10:34:00Z">
        <w:r w:rsidR="00101617">
          <w:t xml:space="preserve"> Qué otra cosa deja en evidencia que el sistema es del tipo 1??</w:t>
        </w:r>
      </w:ins>
      <w:bookmarkStart w:id="91" w:name="_GoBack"/>
      <w:bookmarkEnd w:id="91"/>
    </w:p>
    <w:p w:rsidR="00C135C9" w:rsidRDefault="00C135C9" w:rsidP="00C135C9">
      <w:pPr>
        <w:spacing w:before="100" w:beforeAutospacing="1" w:after="100" w:afterAutospacing="1"/>
      </w:pPr>
    </w:p>
    <w:p w:rsidR="00C135C9" w:rsidRDefault="00C135C9" w:rsidP="00C135C9">
      <w:pPr>
        <w:spacing w:before="100" w:beforeAutospacing="1" w:after="100" w:afterAutospacing="1"/>
      </w:pPr>
      <w:r>
        <w:t>A continuación podemos ver las graficas de Simulink donde se comparan las entradas y las salidas del sistema sin compensar. La próxima imagen muestra la respuesta para una entrada escalón. Se puede verificar que para este caso no hay error, lo cual concuerda con el cálculo hecho anteriormente.</w:t>
      </w:r>
    </w:p>
    <w:p w:rsidR="00C135C9" w:rsidRDefault="00C135C9" w:rsidP="00C135C9">
      <w:pPr>
        <w:spacing w:before="100" w:beforeAutospacing="1" w:after="100" w:afterAutospacing="1"/>
        <w:ind w:left="-851" w:firstLine="851"/>
      </w:pPr>
      <w:r>
        <w:rPr>
          <w:noProof/>
          <w:lang w:val="es-ES" w:eastAsia="es-ES"/>
        </w:rPr>
        <w:drawing>
          <wp:inline distT="0" distB="0" distL="0" distR="0">
            <wp:extent cx="5400040" cy="2598936"/>
            <wp:effectExtent l="19050" t="0" r="0" b="0"/>
            <wp:docPr id="8" name="Imagen 1" descr="C:\Users\familia colazo\AppData\Desktop\Agustin Colazo\Universidad\4to Ano\Primer Semestre\Repositorios\Proyecto_Sistemas_de_Control\Documentos\resources\Error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Agustin Colazo\Universidad\4to Ano\Primer Semestre\Repositorios\Proyecto_Sistemas_de_Control\Documentos\resources\ErrorStep.png"/>
                    <pic:cNvPicPr>
                      <a:picLocks noChangeAspect="1" noChangeArrowheads="1"/>
                    </pic:cNvPicPr>
                  </pic:nvPicPr>
                  <pic:blipFill>
                    <a:blip r:embed="rId17"/>
                    <a:srcRect/>
                    <a:stretch>
                      <a:fillRect/>
                    </a:stretch>
                  </pic:blipFill>
                  <pic:spPr bwMode="auto">
                    <a:xfrm>
                      <a:off x="0" y="0"/>
                      <a:ext cx="5400040" cy="2598936"/>
                    </a:xfrm>
                    <a:prstGeom prst="rect">
                      <a:avLst/>
                    </a:prstGeom>
                    <a:noFill/>
                    <a:ln w="9525">
                      <a:noFill/>
                      <a:miter lim="800000"/>
                      <a:headEnd/>
                      <a:tailEnd/>
                    </a:ln>
                  </pic:spPr>
                </pic:pic>
              </a:graphicData>
            </a:graphic>
          </wp:inline>
        </w:drawing>
      </w:r>
    </w:p>
    <w:p w:rsidR="00CD4E70" w:rsidRDefault="00CD4E70" w:rsidP="00C135C9">
      <w:pPr>
        <w:spacing w:before="100" w:beforeAutospacing="1" w:after="100" w:afterAutospacing="1"/>
        <w:ind w:left="-851" w:firstLine="851"/>
      </w:pPr>
      <w:r>
        <w:t>Fig. 10</w:t>
      </w:r>
    </w:p>
    <w:p w:rsidR="00C135C9" w:rsidRDefault="00C135C9" w:rsidP="00C135C9">
      <w:r>
        <w:t>Y en la figura que se muestra a continuación se observa la respuesta del sistema ante una entrada rampa. En este caso, se observa que si hay error en régimen permanente, lo cual concuerda con el cálculo resuelto anteriormente.</w:t>
      </w:r>
    </w:p>
    <w:p w:rsidR="00C135C9" w:rsidRDefault="00C135C9" w:rsidP="00C135C9">
      <w:r>
        <w:rPr>
          <w:noProof/>
          <w:lang w:val="es-ES" w:eastAsia="es-ES"/>
        </w:rPr>
        <w:lastRenderedPageBreak/>
        <w:drawing>
          <wp:inline distT="0" distB="0" distL="0" distR="0">
            <wp:extent cx="6029325" cy="2882557"/>
            <wp:effectExtent l="19050" t="0" r="9525" b="0"/>
            <wp:docPr id="14" name="Imagen 2" descr="C:\Users\familia colazo\AppData\Desktop\Agustin Colazo\Universidad\4to Ano\Primer Semestre\Repositorios\Proyecto_Sistemas_de_Control\Documentos\resources\ErrorRa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ia colazo\AppData\Desktop\Agustin Colazo\Universidad\4to Ano\Primer Semestre\Repositorios\Proyecto_Sistemas_de_Control\Documentos\resources\ErrorRampa.png"/>
                    <pic:cNvPicPr>
                      <a:picLocks noChangeAspect="1" noChangeArrowheads="1"/>
                    </pic:cNvPicPr>
                  </pic:nvPicPr>
                  <pic:blipFill>
                    <a:blip r:embed="rId18"/>
                    <a:srcRect/>
                    <a:stretch>
                      <a:fillRect/>
                    </a:stretch>
                  </pic:blipFill>
                  <pic:spPr bwMode="auto">
                    <a:xfrm>
                      <a:off x="0" y="0"/>
                      <a:ext cx="6030325" cy="2883035"/>
                    </a:xfrm>
                    <a:prstGeom prst="rect">
                      <a:avLst/>
                    </a:prstGeom>
                    <a:noFill/>
                    <a:ln w="9525">
                      <a:noFill/>
                      <a:miter lim="800000"/>
                      <a:headEnd/>
                      <a:tailEnd/>
                    </a:ln>
                  </pic:spPr>
                </pic:pic>
              </a:graphicData>
            </a:graphic>
          </wp:inline>
        </w:drawing>
      </w:r>
    </w:p>
    <w:p w:rsidR="00CD4E70" w:rsidRDefault="00CD4E70" w:rsidP="00C135C9">
      <w:r>
        <w:t>Fig. 11</w:t>
      </w:r>
    </w:p>
    <w:p w:rsidR="002A6F2C" w:rsidRDefault="002A6F2C" w:rsidP="00C135C9">
      <w:r>
        <w:rPr>
          <w:noProof/>
          <w:lang w:val="es-ES" w:eastAsia="es-ES"/>
        </w:rPr>
        <w:drawing>
          <wp:inline distT="0" distB="0" distL="0" distR="0">
            <wp:extent cx="6096000" cy="2896874"/>
            <wp:effectExtent l="19050" t="0" r="0" b="0"/>
            <wp:docPr id="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6096718" cy="2897215"/>
                    </a:xfrm>
                    <a:prstGeom prst="rect">
                      <a:avLst/>
                    </a:prstGeom>
                    <a:noFill/>
                    <a:ln w="9525">
                      <a:noFill/>
                      <a:miter lim="800000"/>
                      <a:headEnd/>
                      <a:tailEnd/>
                    </a:ln>
                  </pic:spPr>
                </pic:pic>
              </a:graphicData>
            </a:graphic>
          </wp:inline>
        </w:drawing>
      </w:r>
    </w:p>
    <w:p w:rsidR="002A6F2C" w:rsidRDefault="002A6F2C" w:rsidP="00C135C9">
      <w:r>
        <w:t>Fig. 12</w:t>
      </w:r>
    </w:p>
    <w:p w:rsidR="002A6F2C" w:rsidRDefault="002A6F2C" w:rsidP="00C135C9">
      <w:r>
        <w:t>La división del eje vertical es de 0.1.</w:t>
      </w:r>
    </w:p>
    <w:p w:rsidR="00C31F87" w:rsidRDefault="00C31F87" w:rsidP="00C135C9"/>
    <w:p w:rsidR="000C1056" w:rsidRDefault="00072488" w:rsidP="000C1056">
      <w:pPr>
        <w:pStyle w:val="Ttulo2"/>
        <w:rPr>
          <w:rFonts w:ascii="Arial" w:hAnsi="Arial" w:cs="Arial"/>
          <w:u w:val="single"/>
        </w:rPr>
      </w:pPr>
      <w:r w:rsidRPr="00280D5F">
        <w:rPr>
          <w:rFonts w:ascii="Arial" w:hAnsi="Arial" w:cs="Arial"/>
          <w:u w:val="single"/>
        </w:rPr>
        <w:t>Sobrepaso</w:t>
      </w:r>
    </w:p>
    <w:p w:rsidR="00A20158" w:rsidRPr="000C1056" w:rsidRDefault="00101617" w:rsidP="000C1056">
      <w:pPr>
        <w:pStyle w:val="Ttulo2"/>
        <w:rPr>
          <w:rFonts w:ascii="Arial" w:hAnsi="Arial" w:cs="Arial"/>
          <w:u w:val="single"/>
        </w:rPr>
      </w:pPr>
      <w:r>
        <w:rPr>
          <w:rFonts w:ascii="Arial" w:hAnsi="Arial" w:cs="Arial"/>
          <w:noProof/>
          <w:lang w:val="es-ES" w:eastAsia="es-ES"/>
        </w:rPr>
        <mc:AlternateContent>
          <mc:Choice Requires="wps">
            <w:drawing>
              <wp:anchor distT="45720" distB="45720" distL="114300" distR="114300" simplePos="0" relativeHeight="251684864" behindDoc="1" locked="0" layoutInCell="1" allowOverlap="1">
                <wp:simplePos x="0" y="0"/>
                <wp:positionH relativeFrom="column">
                  <wp:posOffset>-3810</wp:posOffset>
                </wp:positionH>
                <wp:positionV relativeFrom="paragraph">
                  <wp:posOffset>4339590</wp:posOffset>
                </wp:positionV>
                <wp:extent cx="2160270" cy="263525"/>
                <wp:effectExtent l="0" t="0" r="0" b="3175"/>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C7D" w:rsidRPr="00A20158" w:rsidRDefault="00915C7D" w:rsidP="00A20158">
                            <w:pPr>
                              <w:rPr>
                                <w:lang w:val="es-ES"/>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margin-left:-.3pt;margin-top:341.7pt;width:170.1pt;height:20.75pt;z-index:-2516316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GQig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" stroked="f">
                <v:textbox>
                  <w:txbxContent>
                    <w:p w:rsidR="00915C7D" w:rsidRPr="00A20158" w:rsidRDefault="00915C7D" w:rsidP="00A20158">
                      <w:pPr>
                        <w:rPr>
                          <w:lang w:val="es-ES"/>
                        </w:rPr>
                      </w:pPr>
                    </w:p>
                  </w:txbxContent>
                </v:textbox>
              </v:shape>
            </w:pict>
          </mc:Fallback>
        </mc:AlternateContent>
      </w:r>
    </w:p>
    <w:p w:rsidR="000C1056" w:rsidRPr="000C1056" w:rsidRDefault="000C1056" w:rsidP="000C1056">
      <w:pPr>
        <w:rPr>
          <w:rFonts w:ascii="Arial" w:hAnsi="Arial" w:cs="Arial"/>
        </w:rPr>
      </w:pPr>
      <w:r w:rsidRPr="000C1056">
        <w:rPr>
          <w:rFonts w:ascii="Arial" w:hAnsi="Arial" w:cs="Arial"/>
        </w:rPr>
        <w:t>Para el análisis del sobrepaso se analizan los polos de la FTLC, los cuales son (</w:t>
      </w:r>
      <w:r w:rsidR="00C135C9" w:rsidRPr="00C135C9">
        <w:rPr>
          <w:rFonts w:ascii="Arial" w:hAnsi="Arial" w:cs="Arial"/>
        </w:rPr>
        <w:t>-1.7645</w:t>
      </w:r>
      <w:r w:rsidR="00C135C9">
        <w:rPr>
          <w:rFonts w:ascii="Arial" w:hAnsi="Arial" w:cs="Arial"/>
        </w:rPr>
        <w:t xml:space="preserve">, </w:t>
      </w:r>
      <w:r w:rsidR="00C135C9" w:rsidRPr="00C135C9">
        <w:rPr>
          <w:rFonts w:ascii="Arial" w:hAnsi="Arial" w:cs="Arial"/>
        </w:rPr>
        <w:t>-0.0012 + 0.0013i</w:t>
      </w:r>
      <w:r w:rsidR="00C135C9">
        <w:rPr>
          <w:rFonts w:ascii="Arial" w:hAnsi="Arial" w:cs="Arial"/>
        </w:rPr>
        <w:t>, -0.0012 -</w:t>
      </w:r>
      <w:r w:rsidR="00C135C9" w:rsidRPr="00C135C9">
        <w:rPr>
          <w:rFonts w:ascii="Arial" w:hAnsi="Arial" w:cs="Arial"/>
        </w:rPr>
        <w:t xml:space="preserve"> 0.0013i</w:t>
      </w:r>
      <w:r w:rsidR="00C135C9">
        <w:rPr>
          <w:rFonts w:ascii="Arial" w:hAnsi="Arial" w:cs="Arial"/>
        </w:rPr>
        <w:t>). N</w:t>
      </w:r>
      <w:r w:rsidRPr="000C1056">
        <w:rPr>
          <w:rFonts w:ascii="Arial" w:hAnsi="Arial" w:cs="Arial"/>
        </w:rPr>
        <w:t>otamos que</w:t>
      </w:r>
      <w:r w:rsidR="00C135C9">
        <w:rPr>
          <w:rFonts w:ascii="Arial" w:hAnsi="Arial" w:cs="Arial"/>
        </w:rPr>
        <w:t xml:space="preserve"> dos de los polos</w:t>
      </w:r>
      <w:r w:rsidRPr="000C1056">
        <w:rPr>
          <w:rFonts w:ascii="Arial" w:hAnsi="Arial" w:cs="Arial"/>
        </w:rPr>
        <w:t xml:space="preserve"> tienen parte imaginaria, lo cual indica que el sistema tiene sobrepaso.</w:t>
      </w:r>
    </w:p>
    <w:p w:rsidR="000C1056" w:rsidRPr="000C1056" w:rsidRDefault="000C1056" w:rsidP="000C1056">
      <w:pPr>
        <w:rPr>
          <w:rFonts w:ascii="Arial" w:hAnsi="Arial" w:cs="Arial"/>
        </w:rPr>
      </w:pPr>
    </w:p>
    <w:p w:rsidR="000C1056" w:rsidRPr="000C1056" w:rsidRDefault="000C1056" w:rsidP="000C1056">
      <w:pPr>
        <w:rPr>
          <w:rFonts w:ascii="Arial" w:hAnsi="Arial" w:cs="Arial"/>
        </w:rPr>
      </w:pPr>
      <w:r w:rsidRPr="000C1056">
        <w:rPr>
          <w:rFonts w:ascii="Arial" w:hAnsi="Arial" w:cs="Arial"/>
        </w:rPr>
        <w:lastRenderedPageBreak/>
        <w:t>Utilizaremos la función de MATLAB “stepinfo” para calcular el sobrepaso del sistema y el tiempo de levantamiento. En las imágenes a continuación notamos que se cumple el criterio del tiempo de levantamiento ya que este es menor al estipulado, pero el sobrepaso es mayor al especificado en el diseño del sistema (6%).</w:t>
      </w:r>
    </w:p>
    <w:p w:rsidR="00D64A9A" w:rsidRDefault="000C1056" w:rsidP="000C1056">
      <w:pPr>
        <w:rPr>
          <w:rFonts w:ascii="Arial" w:hAnsi="Arial" w:cs="Arial"/>
        </w:rPr>
      </w:pPr>
      <w:r w:rsidRPr="00D64A9A">
        <w:rPr>
          <w:rFonts w:ascii="Arial" w:hAnsi="Arial" w:cs="Arial"/>
          <w:noProof/>
          <w:lang w:val="es-ES" w:eastAsia="es-ES"/>
        </w:rPr>
        <w:drawing>
          <wp:anchor distT="0" distB="0" distL="114300" distR="114300" simplePos="0" relativeHeight="251656192" behindDoc="0" locked="0" layoutInCell="1" allowOverlap="1">
            <wp:simplePos x="0" y="0"/>
            <wp:positionH relativeFrom="column">
              <wp:posOffset>-420916</wp:posOffset>
            </wp:positionH>
            <wp:positionV relativeFrom="paragraph">
              <wp:posOffset>644259</wp:posOffset>
            </wp:positionV>
            <wp:extent cx="7517130" cy="2987675"/>
            <wp:effectExtent l="0" t="0" r="0" b="0"/>
            <wp:wrapSquare wrapText="bothSides"/>
            <wp:docPr id="21" name="Imagen 21" descr="D:\Usuario\Documents\Facultad\Sistemas de Control I\Contr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cuments\Facultad\Sistemas de Control I\Control\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17130" cy="2987675"/>
                    </a:xfrm>
                    <a:prstGeom prst="rect">
                      <a:avLst/>
                    </a:prstGeom>
                    <a:noFill/>
                    <a:ln>
                      <a:noFill/>
                    </a:ln>
                  </pic:spPr>
                </pic:pic>
              </a:graphicData>
            </a:graphic>
          </wp:anchor>
        </w:drawing>
      </w:r>
      <w:r w:rsidRPr="000C1056">
        <w:rPr>
          <w:rFonts w:ascii="Arial" w:hAnsi="Arial" w:cs="Arial"/>
        </w:rPr>
        <w:t>Graficaremos la respuesta del sistema a un escalón y podemos notar el sobrepaso en la figura</w:t>
      </w:r>
    </w:p>
    <w:p w:rsidR="00D64A9A" w:rsidRDefault="00CD4E70" w:rsidP="007154FB">
      <w:pPr>
        <w:rPr>
          <w:rFonts w:ascii="Arial" w:hAnsi="Arial" w:cs="Arial"/>
        </w:rPr>
      </w:pPr>
      <w:r>
        <w:rPr>
          <w:rFonts w:ascii="Arial" w:hAnsi="Arial" w:cs="Arial"/>
        </w:rPr>
        <w:t>Fig. 12</w:t>
      </w:r>
    </w:p>
    <w:p w:rsidR="00D64A9A" w:rsidRDefault="000C1056" w:rsidP="007154FB">
      <w:pPr>
        <w:rPr>
          <w:rFonts w:ascii="Arial" w:hAnsi="Arial" w:cs="Arial"/>
        </w:rPr>
      </w:pPr>
      <w:r w:rsidRPr="00D64A9A">
        <w:rPr>
          <w:rFonts w:ascii="Arial" w:hAnsi="Arial" w:cs="Arial"/>
          <w:noProof/>
          <w:lang w:val="es-ES" w:eastAsia="es-ES"/>
        </w:rPr>
        <w:drawing>
          <wp:anchor distT="0" distB="0" distL="114300" distR="114300" simplePos="0" relativeHeight="251744256" behindDoc="1" locked="0" layoutInCell="1" allowOverlap="1">
            <wp:simplePos x="0" y="0"/>
            <wp:positionH relativeFrom="column">
              <wp:posOffset>833120</wp:posOffset>
            </wp:positionH>
            <wp:positionV relativeFrom="paragraph">
              <wp:posOffset>-867735</wp:posOffset>
            </wp:positionV>
            <wp:extent cx="3655695" cy="2732405"/>
            <wp:effectExtent l="0" t="0" r="0" b="0"/>
            <wp:wrapTight wrapText="bothSides">
              <wp:wrapPolygon edited="0">
                <wp:start x="0" y="0"/>
                <wp:lineTo x="0" y="21384"/>
                <wp:lineTo x="21499" y="21384"/>
                <wp:lineTo x="21499" y="0"/>
                <wp:lineTo x="0" y="0"/>
              </wp:wrapPolygon>
            </wp:wrapTight>
            <wp:docPr id="22" name="Imagen 22" descr="D:\Usuario\Documents\Facultad\Sistemas de Control I\Control\13405183_10154144468597200_1251799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cuments\Facultad\Sistemas de Control I\Control\13405183_10154144468597200_125179910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5695" cy="2732405"/>
                    </a:xfrm>
                    <a:prstGeom prst="rect">
                      <a:avLst/>
                    </a:prstGeom>
                    <a:noFill/>
                    <a:ln>
                      <a:noFill/>
                    </a:ln>
                  </pic:spPr>
                </pic:pic>
              </a:graphicData>
            </a:graphic>
          </wp:anchor>
        </w:drawing>
      </w:r>
    </w:p>
    <w:p w:rsidR="000C1056" w:rsidRDefault="000C1056" w:rsidP="00984432">
      <w:pPr>
        <w:pStyle w:val="Ttulo1"/>
        <w:rPr>
          <w:rFonts w:ascii="Arial" w:hAnsi="Arial" w:cs="Arial"/>
        </w:rPr>
      </w:pPr>
    </w:p>
    <w:p w:rsidR="000C1056" w:rsidRDefault="000C1056" w:rsidP="00984432">
      <w:pPr>
        <w:pStyle w:val="Ttulo1"/>
        <w:rPr>
          <w:rFonts w:ascii="Arial" w:hAnsi="Arial" w:cs="Arial"/>
        </w:rPr>
      </w:pPr>
    </w:p>
    <w:p w:rsidR="000C1056" w:rsidRDefault="000C1056" w:rsidP="000C1056"/>
    <w:p w:rsidR="000C1056" w:rsidRDefault="000C1056" w:rsidP="000C1056"/>
    <w:p w:rsidR="000C1056" w:rsidRDefault="00CD4E70" w:rsidP="000C1056">
      <w:pPr>
        <w:ind w:left="708" w:firstLine="708"/>
        <w:rPr>
          <w:rFonts w:ascii="Arial" w:hAnsi="Arial" w:cs="Arial"/>
        </w:rPr>
      </w:pPr>
      <w:r>
        <w:rPr>
          <w:rFonts w:ascii="Arial" w:hAnsi="Arial" w:cs="Arial"/>
        </w:rPr>
        <w:t>Fig.13</w:t>
      </w:r>
    </w:p>
    <w:p w:rsidR="000C1056" w:rsidRPr="000C1056" w:rsidRDefault="000C1056" w:rsidP="000C1056">
      <w:pPr>
        <w:rPr>
          <w:rFonts w:ascii="Arial" w:hAnsi="Arial" w:cs="Arial"/>
        </w:rPr>
      </w:pPr>
      <w:r w:rsidRPr="000C1056">
        <w:rPr>
          <w:rFonts w:ascii="Arial" w:hAnsi="Arial" w:cs="Arial"/>
        </w:rPr>
        <w:t>A continuación se tratara de compensar el sistema utilizando el método de lugar de raíces. Se buscara acercar los polos al eje real y que de esta manera el sobrepaso será menor.</w:t>
      </w:r>
    </w:p>
    <w:p w:rsidR="003F7AD2" w:rsidRPr="003F7AD2" w:rsidRDefault="004D4BB2" w:rsidP="003F7AD2">
      <w:pPr>
        <w:pStyle w:val="Ttulo1"/>
        <w:rPr>
          <w:rFonts w:ascii="Arial" w:hAnsi="Arial" w:cs="Arial"/>
        </w:rPr>
      </w:pPr>
      <w:r w:rsidRPr="00280D5F">
        <w:rPr>
          <w:rFonts w:ascii="Arial" w:hAnsi="Arial" w:cs="Arial"/>
        </w:rPr>
        <w:t>Compensación</w:t>
      </w:r>
      <w:r w:rsidR="003F7AD2">
        <w:rPr>
          <w:rFonts w:ascii="Arial" w:hAnsi="Arial" w:cs="Arial"/>
        </w:rPr>
        <w:t xml:space="preserve"> por el método de lugar de raíces</w:t>
      </w:r>
    </w:p>
    <w:p w:rsidR="000C1056" w:rsidRDefault="000C1056" w:rsidP="000C1056">
      <w:pPr>
        <w:rPr>
          <w:rFonts w:ascii="Arial" w:hAnsi="Arial" w:cs="Arial"/>
          <w:lang w:val="es-ES"/>
        </w:rPr>
      </w:pPr>
      <w:r>
        <w:rPr>
          <w:rFonts w:ascii="Arial" w:hAnsi="Arial" w:cs="Arial"/>
          <w:lang w:val="es-ES"/>
        </w:rPr>
        <w:t xml:space="preserve">Como primer paso para calcular el compensador debemos primero calcular los polos deseados a partir de las especificaciones de diseño. Para lograr esto se utilizará la función prototipo de segundo orden. Por lo tanto a partir del sobrepaso vamos a </w:t>
      </w:r>
      <w:r>
        <w:rPr>
          <w:rFonts w:ascii="Arial" w:hAnsi="Arial" w:cs="Arial"/>
          <w:lang w:val="es-ES"/>
        </w:rPr>
        <w:lastRenderedPageBreak/>
        <w:t xml:space="preserve">calcular xita, y luego junto a este xita y el tiempo de </w:t>
      </w:r>
      <w:r w:rsidR="00357559">
        <w:rPr>
          <w:rFonts w:ascii="Arial" w:hAnsi="Arial" w:cs="Arial"/>
          <w:lang w:val="es-ES"/>
        </w:rPr>
        <w:t xml:space="preserve">levantamiento </w:t>
      </w:r>
      <w:r>
        <w:rPr>
          <w:rFonts w:ascii="Arial" w:hAnsi="Arial" w:cs="Arial"/>
          <w:lang w:val="es-ES"/>
        </w:rPr>
        <w:t>obtendremos el valor de ωn.</w:t>
      </w:r>
    </w:p>
    <w:p w:rsidR="000C1056" w:rsidRDefault="000C1056" w:rsidP="000C1056">
      <w:pPr>
        <w:rPr>
          <w:rFonts w:ascii="Arial" w:hAnsi="Arial" w:cs="Arial"/>
          <w:lang w:val="es-ES"/>
        </w:rPr>
      </w:pPr>
      <w:r>
        <w:rPr>
          <w:rFonts w:ascii="Arial" w:hAnsi="Arial" w:cs="Arial"/>
          <w:lang w:val="es-ES"/>
        </w:rPr>
        <w:t>Por lo tanto si el sobrepaso =</w:t>
      </w:r>
      <w:r w:rsidR="00357559">
        <w:rPr>
          <w:rFonts w:ascii="Arial" w:hAnsi="Arial" w:cs="Arial"/>
          <w:lang w:val="es-ES"/>
        </w:rPr>
        <w:t xml:space="preserve">0.1% </w:t>
      </w:r>
      <w:r>
        <w:rPr>
          <w:rFonts w:ascii="Arial" w:hAnsi="Arial" w:cs="Arial"/>
          <w:lang w:val="es-ES"/>
        </w:rPr>
        <w:t>y si su fórmula es:</w:t>
      </w:r>
    </w:p>
    <w:p w:rsidR="000C1056" w:rsidRDefault="000C1056" w:rsidP="000C1056">
      <w:pPr>
        <w:rPr>
          <w:noProof/>
          <w:sz w:val="30"/>
          <w:szCs w:val="30"/>
        </w:rPr>
      </w:pPr>
      <m:oMathPara>
        <m:oMath>
          <m:r>
            <w:rPr>
              <w:rFonts w:ascii="Cambria Math" w:hAnsi="Cambria Math"/>
              <w:noProof/>
              <w:sz w:val="30"/>
              <w:szCs w:val="30"/>
            </w:rPr>
            <m:t>Mp</m:t>
          </m:r>
          <m:r>
            <m:rPr>
              <m:sty m:val="p"/>
            </m:rPr>
            <w:rPr>
              <w:rFonts w:ascii="Cambria Math" w:hAnsi="Cambria Math"/>
              <w:noProof/>
              <w:sz w:val="30"/>
              <w:szCs w:val="30"/>
            </w:rPr>
            <m:t>=</m:t>
          </m:r>
          <m:sSup>
            <m:sSupPr>
              <m:ctrlPr>
                <w:rPr>
                  <w:rFonts w:ascii="Cambria Math" w:hAnsi="Cambria Math"/>
                  <w:noProof/>
                  <w:sz w:val="30"/>
                  <w:szCs w:val="30"/>
                </w:rPr>
              </m:ctrlPr>
            </m:sSupPr>
            <m:e>
              <m:r>
                <w:rPr>
                  <w:rFonts w:ascii="Cambria Math" w:hAnsi="Cambria Math"/>
                  <w:noProof/>
                  <w:sz w:val="30"/>
                  <w:szCs w:val="30"/>
                </w:rPr>
                <m:t>e</m:t>
              </m:r>
            </m:e>
            <m:sup>
              <m:r>
                <m:rPr>
                  <m:sty m:val="p"/>
                </m:rPr>
                <w:rPr>
                  <w:rFonts w:ascii="Cambria Math" w:hAnsi="Cambria Math"/>
                  <w:noProof/>
                  <w:sz w:val="30"/>
                  <w:szCs w:val="30"/>
                </w:rPr>
                <m:t xml:space="preserve">- </m:t>
              </m:r>
              <m:f>
                <m:fPr>
                  <m:ctrlPr>
                    <w:rPr>
                      <w:rFonts w:ascii="Cambria Math" w:hAnsi="Cambria Math"/>
                      <w:color w:val="000000"/>
                      <w:sz w:val="30"/>
                      <w:szCs w:val="30"/>
                      <w:shd w:val="clear" w:color="auto" w:fill="FFFFFF"/>
                    </w:rPr>
                  </m:ctrlPr>
                </m:fPr>
                <m:num>
                  <m:r>
                    <w:rPr>
                      <w:rFonts w:ascii="Cambria Math" w:hAnsi="Cambria Math"/>
                      <w:noProof/>
                      <w:sz w:val="30"/>
                      <w:szCs w:val="30"/>
                    </w:rPr>
                    <m:t>π</m:t>
                  </m:r>
                  <m:r>
                    <m:rPr>
                      <m:sty m:val="p"/>
                    </m:rPr>
                    <w:rPr>
                      <w:rFonts w:ascii="Cambria Math" w:hAnsi="Cambria Math"/>
                      <w:color w:val="000000"/>
                      <w:sz w:val="30"/>
                      <w:szCs w:val="30"/>
                      <w:shd w:val="clear" w:color="auto" w:fill="FFFFFF"/>
                    </w:rPr>
                    <m:t>ζ</m:t>
                  </m:r>
                  <m:ctrlPr>
                    <w:rPr>
                      <w:rFonts w:ascii="Cambria Math" w:hAnsi="Cambria Math"/>
                      <w:noProof/>
                      <w:sz w:val="30"/>
                      <w:szCs w:val="30"/>
                    </w:rPr>
                  </m:ctrlPr>
                </m:num>
                <m:den>
                  <m:sSup>
                    <m:sSupPr>
                      <m:ctrlPr>
                        <w:rPr>
                          <w:rFonts w:ascii="Cambria Math" w:hAnsi="Cambria Math"/>
                          <w:color w:val="000000"/>
                          <w:sz w:val="30"/>
                          <w:szCs w:val="30"/>
                          <w:shd w:val="clear" w:color="auto" w:fill="FFFFFF"/>
                        </w:rPr>
                      </m:ctrlPr>
                    </m:sSupPr>
                    <m:e>
                      <m:d>
                        <m:dPr>
                          <m:ctrlPr>
                            <w:rPr>
                              <w:rFonts w:ascii="Cambria Math" w:hAnsi="Cambria Math"/>
                              <w:color w:val="000000"/>
                              <w:sz w:val="30"/>
                              <w:szCs w:val="30"/>
                              <w:shd w:val="clear" w:color="auto" w:fill="FFFFFF"/>
                            </w:rPr>
                          </m:ctrlPr>
                        </m:dPr>
                        <m:e>
                          <m:r>
                            <m:rPr>
                              <m:sty m:val="p"/>
                            </m:rPr>
                            <w:rPr>
                              <w:rFonts w:ascii="Cambria Math" w:hAnsi="Cambria Math"/>
                              <w:color w:val="000000"/>
                              <w:sz w:val="30"/>
                              <w:szCs w:val="30"/>
                              <w:shd w:val="clear" w:color="auto" w:fill="FFFFFF"/>
                            </w:rPr>
                            <m:t>1-</m:t>
                          </m:r>
                          <m:sSup>
                            <m:sSupPr>
                              <m:ctrlPr>
                                <w:rPr>
                                  <w:rFonts w:ascii="Cambria Math" w:hAnsi="Cambria Math"/>
                                  <w:color w:val="000000"/>
                                  <w:sz w:val="30"/>
                                  <w:szCs w:val="30"/>
                                  <w:shd w:val="clear" w:color="auto" w:fill="FFFFFF"/>
                                </w:rPr>
                              </m:ctrlPr>
                            </m:sSupPr>
                            <m:e>
                              <m:r>
                                <m:rPr>
                                  <m:sty m:val="p"/>
                                </m:rPr>
                                <w:rPr>
                                  <w:rFonts w:ascii="Cambria Math" w:hAnsi="Cambria Math"/>
                                  <w:color w:val="000000"/>
                                  <w:sz w:val="30"/>
                                  <w:szCs w:val="30"/>
                                  <w:shd w:val="clear" w:color="auto" w:fill="FFFFFF"/>
                                </w:rPr>
                                <m:t>ζ</m:t>
                              </m:r>
                            </m:e>
                            <m:sup>
                              <m:r>
                                <m:rPr>
                                  <m:sty m:val="p"/>
                                </m:rPr>
                                <w:rPr>
                                  <w:rFonts w:ascii="Cambria Math" w:hAnsi="Cambria Math"/>
                                  <w:color w:val="000000"/>
                                  <w:sz w:val="30"/>
                                  <w:szCs w:val="30"/>
                                  <w:shd w:val="clear" w:color="auto" w:fill="FFFFFF"/>
                                </w:rPr>
                                <m:t>2</m:t>
                              </m:r>
                            </m:sup>
                          </m:sSup>
                        </m:e>
                      </m:d>
                    </m:e>
                    <m:sup>
                      <m:r>
                        <m:rPr>
                          <m:sty m:val="p"/>
                        </m:rPr>
                        <w:rPr>
                          <w:rFonts w:ascii="Cambria Math" w:hAnsi="Cambria Math"/>
                          <w:color w:val="000000"/>
                          <w:sz w:val="30"/>
                          <w:szCs w:val="30"/>
                          <w:shd w:val="clear" w:color="auto" w:fill="FFFFFF"/>
                        </w:rPr>
                        <m:t>0.5</m:t>
                      </m:r>
                    </m:sup>
                  </m:sSup>
                </m:den>
              </m:f>
            </m:sup>
          </m:sSup>
        </m:oMath>
      </m:oMathPara>
    </w:p>
    <w:p w:rsidR="000C1056" w:rsidRDefault="000C1056" w:rsidP="000C1056">
      <w:pPr>
        <w:rPr>
          <w:noProof/>
          <w:sz w:val="30"/>
          <w:szCs w:val="30"/>
        </w:rPr>
      </w:pPr>
    </w:p>
    <w:p w:rsidR="000C1056" w:rsidRDefault="000C1056" w:rsidP="000C1056">
      <w:pPr>
        <w:rPr>
          <w:rFonts w:ascii="Arial" w:hAnsi="Arial" w:cs="Arial"/>
          <w:noProof/>
        </w:rPr>
      </w:pPr>
      <w:r>
        <w:rPr>
          <w:rFonts w:ascii="Arial" w:hAnsi="Arial" w:cs="Arial"/>
          <w:noProof/>
        </w:rPr>
        <w:t xml:space="preserve">entonces xita vale </w:t>
      </w:r>
      <m:oMath>
        <m:r>
          <m:rPr>
            <m:sty m:val="p"/>
          </m:rPr>
          <w:rPr>
            <w:rFonts w:ascii="Cambria Math" w:hAnsi="Cambria Math"/>
            <w:color w:val="000000"/>
            <w:shd w:val="clear" w:color="auto" w:fill="FFFFFF"/>
          </w:rPr>
          <m:t xml:space="preserve">ζ= </m:t>
        </m:r>
        <m:sSup>
          <m:sSupPr>
            <m:ctrlPr>
              <w:rPr>
                <w:rFonts w:ascii="Cambria Math" w:hAnsi="Cambria Math"/>
                <w:noProof/>
              </w:rPr>
            </m:ctrlPr>
          </m:sSupPr>
          <m:e>
            <m:d>
              <m:dPr>
                <m:ctrlPr>
                  <w:rPr>
                    <w:rFonts w:ascii="Cambria Math" w:hAnsi="Cambria Math"/>
                    <w:noProof/>
                  </w:rPr>
                </m:ctrlPr>
              </m:dPr>
              <m:e>
                <m:sSup>
                  <m:sSupPr>
                    <m:ctrlPr>
                      <w:rPr>
                        <w:rFonts w:ascii="Cambria Math" w:hAnsi="Cambria Math"/>
                        <w:noProof/>
                      </w:rPr>
                    </m:ctrlPr>
                  </m:sSupPr>
                  <m:e>
                    <m:d>
                      <m:dPr>
                        <m:ctrlPr>
                          <w:rPr>
                            <w:rFonts w:ascii="Cambria Math" w:hAnsi="Cambria Math"/>
                            <w:noProof/>
                          </w:rPr>
                        </m:ctrlPr>
                      </m:dPr>
                      <m:e>
                        <m:f>
                          <m:fPr>
                            <m:ctrlPr>
                              <w:rPr>
                                <w:rFonts w:ascii="Cambria Math" w:hAnsi="Cambria Math"/>
                                <w:noProof/>
                              </w:rPr>
                            </m:ctrlPr>
                          </m:fPr>
                          <m:num>
                            <m:r>
                              <w:rPr>
                                <w:rFonts w:ascii="Cambria Math" w:hAnsi="Cambria Math"/>
                                <w:noProof/>
                              </w:rPr>
                              <m:t>π</m:t>
                            </m:r>
                          </m:num>
                          <m:den>
                            <m:r>
                              <w:rPr>
                                <w:rFonts w:ascii="Cambria Math" w:hAnsi="Cambria Math"/>
                                <w:noProof/>
                              </w:rPr>
                              <m:t>Ln</m:t>
                            </m:r>
                            <m:d>
                              <m:dPr>
                                <m:ctrlPr>
                                  <w:rPr>
                                    <w:rFonts w:ascii="Cambria Math" w:hAnsi="Cambria Math"/>
                                    <w:noProof/>
                                  </w:rPr>
                                </m:ctrlPr>
                              </m:dPr>
                              <m:e>
                                <m:r>
                                  <w:rPr>
                                    <w:rFonts w:ascii="Cambria Math" w:hAnsi="Cambria Math"/>
                                    <w:noProof/>
                                  </w:rPr>
                                  <m:t>Mp</m:t>
                                </m:r>
                              </m:e>
                            </m:d>
                          </m:den>
                        </m:f>
                      </m:e>
                    </m:d>
                  </m:e>
                  <m:sup>
                    <m:r>
                      <m:rPr>
                        <m:sty m:val="p"/>
                      </m:rPr>
                      <w:rPr>
                        <w:rFonts w:ascii="Cambria Math" w:hAnsi="Cambria Math"/>
                        <w:noProof/>
                      </w:rPr>
                      <m:t>2</m:t>
                    </m:r>
                  </m:sup>
                </m:sSup>
                <m:r>
                  <m:rPr>
                    <m:sty m:val="p"/>
                  </m:rPr>
                  <w:rPr>
                    <w:rFonts w:ascii="Cambria Math" w:hAnsi="Cambria Math"/>
                  </w:rPr>
                  <m:t>+1</m:t>
                </m:r>
              </m:e>
            </m:d>
          </m:e>
          <m:sup>
            <m:r>
              <m:rPr>
                <m:sty m:val="p"/>
              </m:rPr>
              <w:rPr>
                <w:rFonts w:ascii="Cambria Math" w:hAnsi="Cambria Math"/>
                <w:noProof/>
              </w:rPr>
              <m:t>-0.5</m:t>
            </m:r>
          </m:sup>
        </m:sSup>
      </m:oMath>
    </w:p>
    <w:p w:rsidR="000C1056" w:rsidRDefault="000C1056" w:rsidP="000C1056">
      <w:pPr>
        <w:rPr>
          <w:rFonts w:ascii="Arial" w:hAnsi="Arial" w:cs="Arial"/>
          <w:noProof/>
        </w:rPr>
      </w:pPr>
      <w:r>
        <w:rPr>
          <w:rFonts w:ascii="Arial" w:hAnsi="Arial" w:cs="Arial"/>
          <w:noProof/>
        </w:rPr>
        <w:t xml:space="preserve">Luego como se habia definido el tiempo de </w:t>
      </w:r>
      <w:r w:rsidR="00357559">
        <w:rPr>
          <w:rFonts w:ascii="Arial" w:hAnsi="Arial" w:cs="Arial"/>
          <w:noProof/>
        </w:rPr>
        <w:t>levantamiento tr</w:t>
      </w:r>
      <w:r>
        <w:rPr>
          <w:rFonts w:ascii="Arial" w:hAnsi="Arial" w:cs="Arial"/>
          <w:noProof/>
        </w:rPr>
        <w:t xml:space="preserve"> como 1</w:t>
      </w:r>
      <w:r w:rsidR="00357559">
        <w:rPr>
          <w:rFonts w:ascii="Arial" w:hAnsi="Arial" w:cs="Arial"/>
          <w:noProof/>
        </w:rPr>
        <w:t>.4</w:t>
      </w:r>
      <w:r>
        <w:rPr>
          <w:rFonts w:ascii="Arial" w:hAnsi="Arial" w:cs="Arial"/>
          <w:noProof/>
        </w:rPr>
        <w:t xml:space="preserve"> segundo</w:t>
      </w:r>
      <w:r w:rsidR="00357559">
        <w:rPr>
          <w:rFonts w:ascii="Arial" w:hAnsi="Arial" w:cs="Arial"/>
          <w:noProof/>
        </w:rPr>
        <w:t>s</w:t>
      </w:r>
      <w:r>
        <w:rPr>
          <w:rFonts w:ascii="Arial" w:hAnsi="Arial" w:cs="Arial"/>
          <w:noProof/>
        </w:rPr>
        <w:t>. Se puede despejar</w:t>
      </w:r>
      <w:r w:rsidR="00982689">
        <w:rPr>
          <w:rFonts w:ascii="Arial" w:hAnsi="Arial" w:cs="Arial"/>
          <w:noProof/>
        </w:rPr>
        <w:t xml:space="preserve"> </w:t>
      </w:r>
      <w:r>
        <w:rPr>
          <w:rFonts w:ascii="Arial" w:hAnsi="Arial" w:cs="Arial"/>
          <w:lang w:val="es-ES"/>
        </w:rPr>
        <w:t>ωn</w:t>
      </w:r>
      <w:r>
        <w:rPr>
          <w:rFonts w:ascii="Arial" w:hAnsi="Arial" w:cs="Arial"/>
          <w:noProof/>
        </w:rPr>
        <w:t xml:space="preserve"> de la siguiente formula</w:t>
      </w:r>
      <w:r w:rsidR="00357559">
        <w:rPr>
          <w:rFonts w:ascii="Arial" w:hAnsi="Arial" w:cs="Arial"/>
          <w:noProof/>
        </w:rPr>
        <w:t xml:space="preserve"> aproximada.</w:t>
      </w:r>
      <w:r w:rsidR="00470D85">
        <w:rPr>
          <w:rFonts w:ascii="Arial" w:hAnsi="Arial" w:cs="Arial"/>
          <w:noProof/>
        </w:rPr>
        <w:t xml:space="preserve"> Obteniendo asi el valor de wn.</w:t>
      </w:r>
    </w:p>
    <w:p w:rsidR="000C1056" w:rsidRPr="003E4ECA" w:rsidRDefault="000C1056" w:rsidP="000C1056">
      <w:pPr>
        <w:rPr>
          <w:rFonts w:ascii="Arial" w:hAnsi="Arial" w:cs="Arial"/>
          <w:noProof/>
        </w:rPr>
      </w:pPr>
    </w:p>
    <w:p w:rsidR="00357559" w:rsidRPr="00357559" w:rsidRDefault="00915C7D" w:rsidP="000C1056">
      <w:pPr>
        <w:rPr>
          <w:rFonts w:ascii="Arial" w:hAnsi="Arial" w:cs="Arial"/>
          <w:noProo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w:rPr>
              <w:rFonts w:ascii="Cambria Math" w:hAnsi="Cambria Math" w:cs="Arial"/>
            </w:rPr>
            <m:t>=</m:t>
          </m:r>
          <m:f>
            <m:fPr>
              <m:ctrlPr>
                <w:rPr>
                  <w:rFonts w:ascii="Cambria Math" w:hAnsi="Cambria Math" w:cs="Arial"/>
                  <w:lang w:val="es-ES"/>
                </w:rPr>
              </m:ctrlPr>
            </m:fPr>
            <m:num>
              <m:r>
                <w:rPr>
                  <w:rFonts w:ascii="Cambria Math" w:hAnsi="Cambria Math" w:cs="Arial"/>
                </w:rPr>
                <m:t>0.8+2.5*</m:t>
              </m:r>
              <m:r>
                <m:rPr>
                  <m:sty m:val="p"/>
                </m:rPr>
                <w:rPr>
                  <w:rFonts w:ascii="Cambria Math" w:hAnsi="Cambria Math" w:cs="Arial"/>
                  <w:lang w:val="es-ES"/>
                </w:rPr>
                <m:t>ζ</m:t>
              </m:r>
              <m:ctrlPr>
                <w:rPr>
                  <w:rFonts w:ascii="Cambria Math" w:hAnsi="Cambria Math" w:cs="Arial"/>
                  <w:i/>
                </w:rPr>
              </m:ctrlPr>
            </m:num>
            <m:den>
              <m:sSub>
                <m:sSubPr>
                  <m:ctrlPr>
                    <w:rPr>
                      <w:rFonts w:ascii="Cambria Math" w:hAnsi="Cambria Math" w:cs="Arial"/>
                      <w:lang w:val="es-ES"/>
                    </w:rPr>
                  </m:ctrlPr>
                </m:sSubPr>
                <m:e>
                  <m:r>
                    <m:rPr>
                      <m:sty m:val="p"/>
                    </m:rPr>
                    <w:rPr>
                      <w:rFonts w:ascii="Cambria Math" w:hAnsi="Cambria Math" w:cs="Arial"/>
                      <w:lang w:val="es-ES"/>
                    </w:rPr>
                    <m:t>t</m:t>
                  </m:r>
                </m:e>
                <m:sub>
                  <m:r>
                    <m:rPr>
                      <m:sty m:val="p"/>
                    </m:rPr>
                    <w:rPr>
                      <w:rFonts w:ascii="Cambria Math" w:hAnsi="Cambria Math" w:cs="Arial"/>
                      <w:lang w:val="es-ES"/>
                    </w:rPr>
                    <m:t>r</m:t>
                  </m:r>
                </m:sub>
              </m:sSub>
            </m:den>
          </m:f>
        </m:oMath>
      </m:oMathPara>
    </w:p>
    <w:p w:rsidR="000C1056" w:rsidRDefault="000C1056" w:rsidP="000C1056">
      <w:pPr>
        <w:rPr>
          <w:rFonts w:ascii="Arial" w:hAnsi="Arial" w:cs="Arial"/>
          <w:lang w:val="es-ES"/>
        </w:rPr>
      </w:pPr>
      <w:r>
        <w:rPr>
          <w:rFonts w:ascii="Arial" w:hAnsi="Arial" w:cs="Arial"/>
          <w:lang w:val="es-ES"/>
        </w:rPr>
        <w:t>Luego a partir de la ecuación característica de segundo orden</w:t>
      </w:r>
    </w:p>
    <w:p w:rsidR="000C1056" w:rsidRDefault="00915C7D" w:rsidP="000C1056">
      <w:pPr>
        <w:rPr>
          <w:rFonts w:ascii="Arial" w:hAnsi="Arial" w:cs="Arial"/>
          <w:lang w:val="es-ES"/>
        </w:rPr>
      </w:pPr>
      <m:oMathPara>
        <m:oMath>
          <m:f>
            <m:fPr>
              <m:ctrlPr>
                <w:rPr>
                  <w:rFonts w:ascii="Cambria Math" w:hAnsi="Cambria Math" w:cs="Arial"/>
                  <w:i/>
                  <w:lang w:val="es-ES"/>
                </w:rPr>
              </m:ctrlPr>
            </m:fPr>
            <m:num>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num>
            <m:den>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+2</m:t>
              </m:r>
              <m:r>
                <m:rPr>
                  <m:sty m:val="p"/>
                </m:rPr>
                <w:rPr>
                  <w:rFonts w:ascii="Cambria Math" w:hAnsi="Cambria Math" w:cs="Arial"/>
                  <w:lang w:val="es-ES"/>
                </w:rPr>
                <m:t>ζ</m:t>
              </m:r>
              <m:sSub>
                <m:sSubPr>
                  <m:ctrlPr>
                    <w:rPr>
                      <w:rFonts w:ascii="Cambria Math" w:hAnsi="Cambria Math" w:cs="Arial"/>
                      <w:lang w:val="es-ES"/>
                    </w:rPr>
                  </m:ctrlPr>
                </m:sSubPr>
                <m:e>
                  <m:r>
                    <m:rPr>
                      <m:sty m:val="p"/>
                    </m:rPr>
                    <w:rPr>
                      <w:rFonts w:ascii="Cambria Math" w:hAnsi="Cambria Math" w:cs="Arial"/>
                      <w:lang w:val="es-ES"/>
                    </w:rPr>
                    <m:t>ω</m:t>
                  </m:r>
                </m:e>
                <m:sub>
                  <m:r>
                    <m:rPr>
                      <m:sty m:val="p"/>
                    </m:rPr>
                    <w:rPr>
                      <w:rFonts w:ascii="Cambria Math" w:hAnsi="Cambria Math" w:cs="Arial"/>
                      <w:lang w:val="es-ES"/>
                    </w:rPr>
                    <m:t>n</m:t>
                  </m:r>
                </m:sub>
              </m:sSub>
              <m:r>
                <m:rPr>
                  <m:sty m:val="p"/>
                </m:rPr>
                <w:rPr>
                  <w:rFonts w:ascii="Cambria Math" w:hAnsi="Cambria Math" w:cs="Arial"/>
                  <w:lang w:val="es-ES"/>
                </w:rPr>
                <m:t>+</m:t>
              </m:r>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den>
          </m:f>
        </m:oMath>
      </m:oMathPara>
    </w:p>
    <w:p w:rsidR="000C1056" w:rsidRDefault="000C1056" w:rsidP="000C1056">
      <w:pPr>
        <w:rPr>
          <w:rFonts w:ascii="Arial" w:hAnsi="Arial" w:cs="Arial"/>
          <w:lang w:val="es-ES"/>
        </w:rPr>
      </w:pPr>
      <w:r>
        <w:rPr>
          <w:rFonts w:ascii="Arial" w:hAnsi="Arial" w:cs="Arial"/>
          <w:lang w:val="es-ES"/>
        </w:rPr>
        <w:t>Podemos calcular el valor de los polos deseados. Estos fueron calculados en matlab con la siguiente fórmula:</w:t>
      </w:r>
    </w:p>
    <w:p w:rsidR="000C1056" w:rsidRDefault="000C1056" w:rsidP="000C1056">
      <w:pPr>
        <w:rPr>
          <w:rFonts w:ascii="Arial" w:hAnsi="Arial" w:cs="Arial"/>
        </w:rPr>
      </w:pPr>
      <m:oMathPara>
        <m:oMathParaPr>
          <m:jc m:val="center"/>
        </m:oMathParaPr>
        <m:oMath>
          <m:r>
            <w:rPr>
              <w:rFonts w:ascii="Cambria Math" w:hAnsi="Cambria Math"/>
              <w:noProof/>
            </w:rPr>
            <m:t>p</m:t>
          </m:r>
          <m:r>
            <m:rPr>
              <m:sty m:val="p"/>
            </m:rPr>
            <w:rPr>
              <w:rFonts w:ascii="Cambria Math" w:hAnsi="Cambria Math"/>
              <w:noProof/>
            </w:rPr>
            <m:t>1;</m:t>
          </m:r>
          <m:r>
            <w:rPr>
              <w:rFonts w:ascii="Cambria Math" w:hAnsi="Cambria Math"/>
              <w:noProof/>
            </w:rPr>
            <m:t>p</m:t>
          </m:r>
          <m:r>
            <m:rPr>
              <m:sty m:val="p"/>
            </m:rPr>
            <w:rPr>
              <w:rFonts w:ascii="Cambria Math" w:hAnsi="Cambria Math"/>
              <w:noProof/>
            </w:rPr>
            <m:t>2= -</m:t>
          </m:r>
          <m:r>
            <m:rPr>
              <m:sty m:val="p"/>
            </m:rPr>
            <w:rPr>
              <w:rFonts w:ascii="Cambria Math" w:hAnsi="Cambria Math"/>
              <w:color w:val="000000"/>
              <w:shd w:val="clear" w:color="auto" w:fill="FFFFFF"/>
            </w:rPr>
            <m:t>ζ</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m:rPr>
              <m:sty m:val="p"/>
            </m:rPr>
            <w:rPr>
              <w:rFonts w:ascii="Cambria Math" w:hAnsi="Cambria Math"/>
              <w:noProof/>
            </w:rPr>
            <m:t xml:space="preserve">± </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ad>
            <m:radPr>
              <m:degHide m:val="1"/>
              <m:ctrlPr>
                <w:rPr>
                  <w:rFonts w:ascii="Cambria Math" w:hAnsi="Cambria Math"/>
                  <w:noProof/>
                </w:rPr>
              </m:ctrlPr>
            </m:radPr>
            <m:deg/>
            <m:e>
              <m:d>
                <m:dPr>
                  <m:ctrlPr>
                    <w:rPr>
                      <w:rFonts w:ascii="Cambria Math" w:hAnsi="Cambria Math"/>
                      <w:noProof/>
                    </w:rPr>
                  </m:ctrlPr>
                </m:dPr>
                <m:e>
                  <m:r>
                    <m:rPr>
                      <m:sty m:val="p"/>
                    </m:rPr>
                    <w:rPr>
                      <w:rFonts w:ascii="Cambria Math" w:hAnsi="Cambria Math"/>
                      <w:noProof/>
                    </w:rPr>
                    <m:t>1-</m:t>
                  </m:r>
                  <m:sSup>
                    <m:sSupPr>
                      <m:ctrlPr>
                        <w:rPr>
                          <w:rFonts w:ascii="Cambria Math" w:hAnsi="Cambria Math"/>
                          <w:color w:val="000000"/>
                          <w:shd w:val="clear" w:color="auto" w:fill="FFFFFF"/>
                        </w:rPr>
                      </m:ctrlPr>
                    </m:sSupPr>
                    <m:e>
                      <m:r>
                        <m:rPr>
                          <m:sty m:val="p"/>
                        </m:rPr>
                        <w:rPr>
                          <w:rFonts w:ascii="Cambria Math" w:hAnsi="Cambria Math"/>
                          <w:color w:val="000000"/>
                          <w:shd w:val="clear" w:color="auto" w:fill="FFFFFF"/>
                        </w:rPr>
                        <m:t>ζ</m:t>
                      </m:r>
                    </m:e>
                    <m:sup>
                      <m:r>
                        <m:rPr>
                          <m:sty m:val="p"/>
                        </m:rPr>
                        <w:rPr>
                          <w:rFonts w:ascii="Cambria Math" w:hAnsi="Cambria Math"/>
                          <w:color w:val="000000"/>
                          <w:shd w:val="clear" w:color="auto" w:fill="FFFFFF"/>
                        </w:rPr>
                        <m:t>2</m:t>
                      </m:r>
                    </m:sup>
                  </m:sSup>
                </m:e>
              </m:d>
            </m:e>
          </m:rad>
        </m:oMath>
      </m:oMathPara>
    </w:p>
    <w:p w:rsidR="000C1056" w:rsidRDefault="000C1056" w:rsidP="000C1056">
      <w:pPr>
        <w:rPr>
          <w:rFonts w:ascii="Arial" w:hAnsi="Arial" w:cs="Arial"/>
        </w:rPr>
      </w:pPr>
      <w:r>
        <w:rPr>
          <w:rFonts w:ascii="Arial" w:hAnsi="Arial" w:cs="Arial"/>
        </w:rPr>
        <w:t>Obteniendo así los siguientes polos complejos conjugados</w:t>
      </w:r>
      <w:r w:rsidR="00470D85">
        <w:rPr>
          <w:rFonts w:ascii="Arial" w:hAnsi="Arial" w:cs="Arial"/>
        </w:rPr>
        <w:t xml:space="preserve"> p1 y p2</w:t>
      </w:r>
      <w:r>
        <w:rPr>
          <w:rFonts w:ascii="Arial" w:hAnsi="Arial" w:cs="Arial"/>
        </w:rPr>
        <w:t>:</w:t>
      </w:r>
    </w:p>
    <w:p w:rsidR="006D2B70" w:rsidRPr="003A00D6" w:rsidRDefault="006D2B70" w:rsidP="006D2B70">
      <w:pPr>
        <w:rPr>
          <w:rFonts w:ascii="Cambria Math" w:hAnsi="Cambria Math" w:cs="Arial"/>
          <w:u w:val="single"/>
          <w:oMath/>
        </w:rPr>
      </w:pPr>
      <m:oMathPara>
        <m:oMath>
          <m:r>
            <w:rPr>
              <w:rFonts w:ascii="Cambria Math" w:hAnsi="Cambria Math" w:cs="Arial"/>
              <w:u w:val="single"/>
            </w:rPr>
            <m:t>p1=-1.9998 + 0.9095i</m:t>
          </m:r>
        </m:oMath>
      </m:oMathPara>
    </w:p>
    <w:p w:rsidR="000C1056" w:rsidRPr="003A00D6" w:rsidRDefault="006D2B70" w:rsidP="006D2B70">
      <w:pPr>
        <w:rPr>
          <w:rFonts w:ascii="Arial" w:hAnsi="Arial" w:cs="Arial"/>
          <w:u w:val="single"/>
          <w:lang w:val="es-ES"/>
        </w:rPr>
      </w:pPr>
      <m:oMathPara>
        <m:oMath>
          <m:r>
            <w:rPr>
              <w:rFonts w:ascii="Cambria Math" w:hAnsi="Cambria Math" w:cs="Arial"/>
              <w:u w:val="single"/>
            </w:rPr>
            <m:t xml:space="preserve">  p2=-1.9998 - 0.9095i</m:t>
          </m:r>
        </m:oMath>
      </m:oMathPara>
    </w:p>
    <w:p w:rsidR="000C1056" w:rsidRPr="00576ABC" w:rsidRDefault="00357559" w:rsidP="000C1056">
      <w:pPr>
        <w:rPr>
          <w:rFonts w:ascii="Arial" w:hAnsi="Arial" w:cs="Arial"/>
          <w:lang w:val="es-ES"/>
        </w:rPr>
      </w:pPr>
      <w:r>
        <w:rPr>
          <w:rFonts w:ascii="Arial" w:hAnsi="Arial" w:cs="Arial"/>
        </w:rPr>
        <w:t>Para calcular el compensador requerido se utilizara el método de la bisectriz</w:t>
      </w:r>
    </w:p>
    <w:p w:rsidR="000C1056" w:rsidRDefault="00E822D9" w:rsidP="000C1056">
      <w:pPr>
        <w:rPr>
          <w:rFonts w:ascii="Arial" w:hAnsi="Arial" w:cs="Arial"/>
        </w:rPr>
      </w:pPr>
      <w:r>
        <w:rPr>
          <w:rFonts w:ascii="Arial" w:hAnsi="Arial" w:cs="Arial"/>
          <w:noProof/>
          <w:lang w:val="es-ES" w:eastAsia="es-ES"/>
        </w:rPr>
        <w:lastRenderedPageBreak/>
        <w:drawing>
          <wp:anchor distT="0" distB="0" distL="114300" distR="114300" simplePos="0" relativeHeight="251750400" behindDoc="0" locked="0" layoutInCell="1" allowOverlap="1">
            <wp:simplePos x="0" y="0"/>
            <wp:positionH relativeFrom="column">
              <wp:posOffset>-300355</wp:posOffset>
            </wp:positionH>
            <wp:positionV relativeFrom="paragraph">
              <wp:posOffset>619125</wp:posOffset>
            </wp:positionV>
            <wp:extent cx="6327140" cy="3348990"/>
            <wp:effectExtent l="0" t="0" r="0" b="0"/>
            <wp:wrapSquare wrapText="bothSides"/>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22">
                      <a:extLst>
                        <a:ext uri="{28A0092B-C50C-407E-A947-70E740481C1C}">
                          <a14:useLocalDpi xmlns:a14="http://schemas.microsoft.com/office/drawing/2010/main" val="0"/>
                        </a:ext>
                      </a:extLst>
                    </a:blip>
                    <a:stretch>
                      <a:fillRect/>
                    </a:stretch>
                  </pic:blipFill>
                  <pic:spPr>
                    <a:xfrm>
                      <a:off x="0" y="0"/>
                      <a:ext cx="6327140" cy="3348990"/>
                    </a:xfrm>
                    <a:prstGeom prst="rect">
                      <a:avLst/>
                    </a:prstGeom>
                  </pic:spPr>
                </pic:pic>
              </a:graphicData>
            </a:graphic>
          </wp:anchor>
        </w:drawing>
      </w:r>
    </w:p>
    <w:p w:rsidR="000C1056" w:rsidRDefault="00CD4E70" w:rsidP="000C1056">
      <w:pPr>
        <w:rPr>
          <w:rFonts w:ascii="Arial" w:hAnsi="Arial" w:cs="Arial"/>
        </w:rPr>
      </w:pPr>
      <w:r>
        <w:rPr>
          <w:rFonts w:ascii="Arial" w:hAnsi="Arial" w:cs="Arial"/>
        </w:rPr>
        <w:t>Fig. 14</w:t>
      </w:r>
    </w:p>
    <w:p w:rsidR="000C1056" w:rsidRDefault="000C1056" w:rsidP="000C1056">
      <w:pPr>
        <w:rPr>
          <w:rFonts w:ascii="Arial" w:hAnsi="Arial" w:cs="Arial"/>
        </w:rPr>
      </w:pPr>
      <w:r>
        <w:rPr>
          <w:rFonts w:ascii="Arial" w:hAnsi="Arial" w:cs="Arial"/>
        </w:rPr>
        <w:t>Esta compensación se toma a partir de la función a lazo abierto.</w:t>
      </w:r>
    </w:p>
    <w:p w:rsidR="000C1056" w:rsidRPr="0033757A" w:rsidRDefault="000C1056" w:rsidP="000C1056">
      <w:pPr>
        <w:rPr>
          <w:rFonts w:ascii="Arial" w:hAnsi="Arial" w:cs="Arial"/>
          <w:lang w:val="es-ES"/>
        </w:rPr>
      </w:pPr>
      <w:r>
        <w:rPr>
          <w:rFonts w:ascii="Arial" w:hAnsi="Arial" w:cs="Arial"/>
        </w:rPr>
        <w:t>Se consideran solamente los ángulos aportados por los polos dominantes (los más cerca</w:t>
      </w:r>
      <w:r w:rsidR="009C0C13">
        <w:rPr>
          <w:rFonts w:ascii="Arial" w:hAnsi="Arial" w:cs="Arial"/>
        </w:rPr>
        <w:t xml:space="preserve">nos al origen). </w:t>
      </w:r>
      <w:r w:rsidR="00470D85">
        <w:rPr>
          <w:rFonts w:ascii="Arial" w:hAnsi="Arial" w:cs="Arial"/>
        </w:rPr>
        <w:t>La aportación de los polos que están muy lejos del origen se considera despreciable ya que el ángulo es de valor muy peque</w:t>
      </w:r>
      <w:r w:rsidR="00470D85">
        <w:rPr>
          <w:rFonts w:ascii="Arial" w:hAnsi="Arial" w:cs="Arial"/>
          <w:lang w:val="es-ES"/>
        </w:rPr>
        <w:t>ño.</w:t>
      </w:r>
    </w:p>
    <w:p w:rsidR="000C1056" w:rsidRDefault="00915C7D"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ParteRealPoloDeseado-P0</m:t>
                  </m:r>
                </m:den>
              </m:f>
            </m:e>
          </m:d>
        </m:oMath>
      </m:oMathPara>
    </w:p>
    <w:p w:rsidR="000C1056" w:rsidRDefault="00915C7D"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ParteRealPoloDeseado-P1</m:t>
                  </m:r>
                </m:den>
              </m:f>
            </m:e>
          </m:d>
        </m:oMath>
      </m:oMathPara>
    </w:p>
    <w:p w:rsidR="000C1056" w:rsidRDefault="000C1056" w:rsidP="000C1056">
      <w:pPr>
        <w:rPr>
          <w:rFonts w:ascii="Arial" w:hAnsi="Arial" w:cs="Arial"/>
        </w:rPr>
      </w:pPr>
      <w:r>
        <w:rPr>
          <w:rFonts w:ascii="Arial" w:hAnsi="Arial" w:cs="Arial"/>
        </w:rPr>
        <w:t>Por lo tanto, el ángulo del compensador será:</w:t>
      </w:r>
    </w:p>
    <w:p w:rsidR="000C1056" w:rsidRDefault="000C1056" w:rsidP="000C1056">
      <w:pPr>
        <w:rPr>
          <w:rFonts w:ascii="Arial" w:hAnsi="Arial" w:cs="Arial"/>
        </w:rPr>
      </w:pPr>
      <m:oMathPara>
        <m:oMath>
          <m:r>
            <w:rPr>
              <w:rFonts w:ascii="Cambria Math" w:hAnsi="Cambria Math" w:cs="Arial"/>
            </w:rPr>
            <m:t>∝=</m:t>
          </m:r>
          <m:nary>
            <m:naryPr>
              <m:chr m:val="∑"/>
              <m:limLoc m:val="undOvr"/>
              <m:subHide m:val="1"/>
              <m:supHide m:val="1"/>
              <m:ctrlPr>
                <w:rPr>
                  <w:rFonts w:ascii="Cambria Math" w:hAnsi="Cambria Math" w:cs="Arial"/>
                  <w:i/>
                </w:rPr>
              </m:ctrlPr>
            </m:naryPr>
            <m:sub/>
            <m:sup/>
            <m:e>
              <m:r>
                <w:rPr>
                  <w:rFonts w:ascii="Cambria Math" w:hAnsi="Cambria Math" w:cs="Arial"/>
                </w:rPr>
                <m:t>AngulosAportadosPorCeros</m:t>
              </m:r>
            </m:e>
          </m:nary>
          <m:r>
            <w:rPr>
              <w:rFonts w:ascii="Cambria Math" w:hAnsi="Cambria Math" w:cs="Arial"/>
            </w:rPr>
            <m:t>-</m:t>
          </m:r>
          <m:nary>
            <m:naryPr>
              <m:chr m:val="∑"/>
              <m:limLoc m:val="undOvr"/>
              <m:subHide m:val="1"/>
              <m:supHide m:val="1"/>
              <m:ctrlPr>
                <w:rPr>
                  <w:rFonts w:ascii="Cambria Math" w:hAnsi="Cambria Math" w:cs="Arial"/>
                  <w:i/>
                </w:rPr>
              </m:ctrlPr>
            </m:naryPr>
            <m:sub/>
            <m:sup/>
            <m:e>
              <m:r>
                <w:rPr>
                  <w:rFonts w:ascii="Cambria Math" w:hAnsi="Cambria Math" w:cs="Arial"/>
                </w:rPr>
                <m:t>AngulosAportadosPorPolos</m:t>
              </m:r>
            </m:e>
          </m:nary>
        </m:oMath>
      </m:oMathPara>
    </w:p>
    <w:p w:rsidR="006D2B70" w:rsidRDefault="006D2B70" w:rsidP="000C1056">
      <w:pPr>
        <w:rPr>
          <w:rFonts w:ascii="Arial" w:hAnsi="Arial" w:cs="Arial"/>
          <w:lang w:val="es-ES"/>
        </w:rPr>
      </w:pPr>
      <m:oMath>
        <m:r>
          <w:rPr>
            <w:rFonts w:ascii="Cambria Math" w:hAnsi="Cambria Math" w:cs="Arial"/>
          </w:rPr>
          <m:t>∝</m:t>
        </m:r>
      </m:oMath>
      <w:r w:rsidR="003A00D6">
        <w:rPr>
          <w:rFonts w:ascii="Arial" w:hAnsi="Arial" w:cs="Arial"/>
        </w:rPr>
        <w:t xml:space="preserve"> </w:t>
      </w:r>
      <w:r>
        <w:rPr>
          <w:rFonts w:ascii="Arial" w:hAnsi="Arial" w:cs="Arial"/>
        </w:rPr>
        <w:t xml:space="preserve">se compara con el </w:t>
      </w:r>
      <w:r w:rsidR="003A00D6">
        <w:rPr>
          <w:rFonts w:ascii="Arial" w:hAnsi="Arial" w:cs="Arial"/>
        </w:rPr>
        <w:t>múltiplo</w:t>
      </w:r>
      <w:r>
        <w:rPr>
          <w:rFonts w:ascii="Arial" w:hAnsi="Arial" w:cs="Arial"/>
        </w:rPr>
        <w:t xml:space="preserve"> impar de 180</w:t>
      </w:r>
      <w:r>
        <w:rPr>
          <w:rFonts w:ascii="Arial" w:hAnsi="Arial" w:cs="Arial"/>
          <w:lang w:val="es-ES"/>
        </w:rPr>
        <w:t>º</w:t>
      </w:r>
      <w:r w:rsidRPr="006D2B70">
        <w:rPr>
          <w:rFonts w:ascii="Arial" w:hAnsi="Arial" w:cs="Arial"/>
          <w:lang w:val="es-ES"/>
        </w:rPr>
        <w:t xml:space="preserve"> más cercano al mismo. </w:t>
      </w:r>
      <w:r>
        <w:rPr>
          <w:rFonts w:ascii="Arial" w:hAnsi="Arial" w:cs="Arial"/>
          <w:lang w:val="es-ES"/>
        </w:rPr>
        <w:t xml:space="preserve">Así se obtiene el ángulo </w:t>
      </w:r>
      <m:oMath>
        <m:r>
          <w:rPr>
            <w:rFonts w:ascii="Cambria Math" w:hAnsi="Cambria Math" w:cs="Arial"/>
          </w:rPr>
          <m:t>∝</m:t>
        </m:r>
      </m:oMath>
      <w:r>
        <w:rPr>
          <w:rFonts w:ascii="Arial" w:hAnsi="Arial" w:cs="Arial"/>
        </w:rPr>
        <w:t xml:space="preserve"> que se utilizara para determinar el polo y cero del compensador.</w:t>
      </w:r>
    </w:p>
    <w:p w:rsidR="000C1056" w:rsidRDefault="000C1056" w:rsidP="000C1056">
      <w:pPr>
        <w:rPr>
          <w:rFonts w:ascii="Arial" w:hAnsi="Arial" w:cs="Arial"/>
        </w:rPr>
      </w:pPr>
      <w:r>
        <w:rPr>
          <w:rFonts w:ascii="Arial" w:hAnsi="Arial" w:cs="Arial"/>
        </w:rPr>
        <w:t>El compensador a diseñar será uno en adelanto (Cero más cercano al origen y polo más alejado) el cual mejora la respuesta transitoria.</w:t>
      </w:r>
    </w:p>
    <w:p w:rsidR="000C1056" w:rsidRDefault="009C0C13" w:rsidP="000C1056">
      <w:pPr>
        <w:rPr>
          <w:rFonts w:ascii="Arial" w:hAnsi="Arial" w:cs="Arial"/>
        </w:rPr>
      </w:pPr>
      <w:r>
        <w:rPr>
          <w:rFonts w:ascii="Arial" w:hAnsi="Arial" w:cs="Arial"/>
          <w:noProof/>
          <w:lang w:val="es-ES" w:eastAsia="es-ES"/>
        </w:rPr>
        <w:lastRenderedPageBreak/>
        <w:drawing>
          <wp:anchor distT="0" distB="0" distL="114300" distR="114300" simplePos="0" relativeHeight="251745280" behindDoc="1" locked="0" layoutInCell="1" allowOverlap="1">
            <wp:simplePos x="0" y="0"/>
            <wp:positionH relativeFrom="column">
              <wp:posOffset>-389890</wp:posOffset>
            </wp:positionH>
            <wp:positionV relativeFrom="paragraph">
              <wp:posOffset>349885</wp:posOffset>
            </wp:positionV>
            <wp:extent cx="6679565" cy="3954780"/>
            <wp:effectExtent l="0" t="0" r="0" b="0"/>
            <wp:wrapSquare wrapText="bothSides"/>
            <wp:docPr id="11"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2DELAVEERNOMISMO.jpg"/>
                    <pic:cNvPicPr/>
                  </pic:nvPicPr>
                  <pic:blipFill>
                    <a:blip r:embed="rId23">
                      <a:extLst>
                        <a:ext uri="{28A0092B-C50C-407E-A947-70E740481C1C}">
                          <a14:useLocalDpi xmlns:a14="http://schemas.microsoft.com/office/drawing/2010/main" val="0"/>
                        </a:ext>
                      </a:extLst>
                    </a:blip>
                    <a:stretch>
                      <a:fillRect/>
                    </a:stretch>
                  </pic:blipFill>
                  <pic:spPr>
                    <a:xfrm>
                      <a:off x="0" y="0"/>
                      <a:ext cx="6679565" cy="3954780"/>
                    </a:xfrm>
                    <a:prstGeom prst="rect">
                      <a:avLst/>
                    </a:prstGeom>
                  </pic:spPr>
                </pic:pic>
              </a:graphicData>
            </a:graphic>
          </wp:anchor>
        </w:drawing>
      </w:r>
      <w:r w:rsidR="000C1056">
        <w:rPr>
          <w:rFonts w:ascii="Arial" w:hAnsi="Arial" w:cs="Arial"/>
        </w:rPr>
        <w:t>La siguiente imagen indica el cero y polo del compensador y como se calcularon:</w:t>
      </w:r>
    </w:p>
    <w:p w:rsidR="000C1056" w:rsidRDefault="00CD4E70" w:rsidP="000C1056">
      <w:pPr>
        <w:rPr>
          <w:rFonts w:ascii="Arial" w:hAnsi="Arial" w:cs="Arial"/>
        </w:rPr>
      </w:pPr>
      <w:r>
        <w:rPr>
          <w:rFonts w:ascii="Arial" w:hAnsi="Arial" w:cs="Arial"/>
        </w:rPr>
        <w:t>Fig. 15</w:t>
      </w:r>
    </w:p>
    <w:p w:rsidR="000C1056" w:rsidRPr="005671C5" w:rsidRDefault="000C1056" w:rsidP="000C1056">
      <w:pPr>
        <w:rPr>
          <w:rFonts w:ascii="Cambria Math" w:hAnsi="Cambria Math" w:cs="Arial"/>
          <w:oMath/>
        </w:rPr>
      </w:pPr>
    </w:p>
    <w:p w:rsidR="000C1056" w:rsidRPr="005671C5" w:rsidRDefault="005671C5" w:rsidP="000C1056">
      <w:pPr>
        <w:rPr>
          <w:rFonts w:ascii="Arial" w:hAnsi="Arial" w:cs="Arial"/>
          <w:lang w:val="es-ES"/>
        </w:rPr>
      </w:pPr>
      <m:oMathPara>
        <m:oMath>
          <m:r>
            <w:rPr>
              <w:rFonts w:ascii="Cambria Math" w:hAnsi="Cambria Math" w:cs="Arial"/>
              <w:lang w:val="es-ES"/>
            </w:rPr>
            <m:t>Angulo de la bisectriz =</m:t>
          </m:r>
          <m:func>
            <m:funcPr>
              <m:ctrlPr>
                <w:rPr>
                  <w:rFonts w:ascii="Cambria Math" w:hAnsi="Cambria Math" w:cs="Arial"/>
                  <w:lang w:val="es-ES"/>
                </w:rPr>
              </m:ctrlPr>
            </m:funcPr>
            <m:fName>
              <m:r>
                <m:rPr>
                  <m:sty m:val="p"/>
                </m:rPr>
                <w:rPr>
                  <w:rFonts w:ascii="Cambria Math" w:hAnsi="Cambria Math" w:cs="Arial"/>
                  <w:lang w:val="es-ES"/>
                </w:rPr>
                <m:t>arctan</m:t>
              </m:r>
            </m:fName>
            <m:e>
              <m:d>
                <m:dPr>
                  <m:ctrlPr>
                    <w:rPr>
                      <w:rFonts w:ascii="Cambria Math" w:hAnsi="Cambria Math" w:cs="Arial"/>
                      <w:i/>
                      <w:lang w:val="es-ES"/>
                    </w:rPr>
                  </m:ctrlPr>
                </m:dPr>
                <m:e>
                  <m:f>
                    <m:fPr>
                      <m:ctrlPr>
                        <w:rPr>
                          <w:rFonts w:ascii="Cambria Math" w:hAnsi="Cambria Math" w:cs="Arial"/>
                          <w:i/>
                          <w:lang w:val="es-ES"/>
                        </w:rPr>
                      </m:ctrlPr>
                    </m:fPr>
                    <m:num>
                      <m:r>
                        <w:rPr>
                          <w:rFonts w:ascii="Cambria Math" w:hAnsi="Cambria Math" w:cs="Arial"/>
                          <w:lang w:val="es-ES"/>
                        </w:rPr>
                        <m:t>ParteImaginriaPoloDeseado</m:t>
                      </m:r>
                    </m:num>
                    <m:den>
                      <m:r>
                        <w:rPr>
                          <w:rFonts w:ascii="Cambria Math" w:hAnsi="Cambria Math" w:cs="Arial"/>
                          <w:lang w:val="es-ES"/>
                        </w:rPr>
                        <m:t>ParteRealPoloDeseado</m:t>
                      </m:r>
                    </m:den>
                  </m:f>
                </m:e>
              </m:d>
              <m:ctrlPr>
                <w:rPr>
                  <w:rFonts w:ascii="Cambria Math" w:hAnsi="Cambria Math" w:cs="Arial"/>
                  <w:i/>
                  <w:lang w:val="es-ES"/>
                </w:rPr>
              </m:ctrlPr>
            </m:e>
          </m:func>
        </m:oMath>
      </m:oMathPara>
    </w:p>
    <w:p w:rsidR="005671C5" w:rsidRDefault="005671C5" w:rsidP="000C1056">
      <w:pPr>
        <w:rPr>
          <w:rFonts w:ascii="Arial" w:hAnsi="Arial" w:cs="Arial"/>
          <w:lang w:val="es-ES"/>
        </w:rPr>
      </w:pPr>
      <w:r>
        <w:rPr>
          <w:rFonts w:ascii="Arial" w:hAnsi="Arial" w:cs="Arial"/>
          <w:lang w:val="es-ES"/>
        </w:rPr>
        <w:t xml:space="preserve">Luego, se traza una recta paralela al eje horizontal que pasa por el punto que corresponde a la parte imaginaria del polo deseado. Se traza una segunda recta que pasa por el origen del eje cartesiano y que corta a la recta trazada anteriormente justo por arriba de la parte real del polo deseado. Como se ve en la figura anterior. </w:t>
      </w:r>
    </w:p>
    <w:p w:rsidR="005671C5" w:rsidRPr="005671C5" w:rsidRDefault="00E14545" w:rsidP="000C1056">
      <w:pPr>
        <w:rPr>
          <w:rFonts w:ascii="Arial" w:hAnsi="Arial" w:cs="Arial"/>
          <w:lang w:val="es-ES"/>
        </w:rPr>
      </w:pPr>
      <w:r>
        <w:rPr>
          <w:rFonts w:ascii="Arial" w:hAnsi="Arial" w:cs="Arial"/>
          <w:lang w:val="es-ES"/>
        </w:rPr>
        <w:t>Después</w:t>
      </w:r>
      <w:r w:rsidR="005671C5">
        <w:rPr>
          <w:rFonts w:ascii="Arial" w:hAnsi="Arial" w:cs="Arial"/>
          <w:lang w:val="es-ES"/>
        </w:rPr>
        <w:t xml:space="preserve">, se traza la </w:t>
      </w:r>
      <w:r>
        <w:rPr>
          <w:rFonts w:ascii="Arial" w:hAnsi="Arial" w:cs="Arial"/>
          <w:lang w:val="es-ES"/>
        </w:rPr>
        <w:t xml:space="preserve">bisectriz del ángulo obtuso entre ambas rectas. Finalmente, se trazan dos rectas para ambos lados (las rectas punteadas) que forman un ángulo de </w:t>
      </w:r>
      <m:oMath>
        <m:r>
          <w:rPr>
            <w:rFonts w:ascii="Cambria Math" w:hAnsi="Cambria Math" w:cs="Arial"/>
          </w:rPr>
          <m:t>∝/2</m:t>
        </m:r>
      </m:oMath>
      <w:r>
        <w:rPr>
          <w:rFonts w:ascii="Arial" w:hAnsi="Arial" w:cs="Arial"/>
        </w:rPr>
        <w:t xml:space="preserve"> con la bisectriz. El polo y el cero del compensador corresponden al cruce de las rectas punteadas con el </w:t>
      </w:r>
      <w:r w:rsidR="001D7C51">
        <w:rPr>
          <w:rFonts w:ascii="Arial" w:hAnsi="Arial" w:cs="Arial"/>
        </w:rPr>
        <w:t>eje real del sistema cartesiano como se puede observar en la imagen.</w:t>
      </w:r>
    </w:p>
    <w:p w:rsidR="000C1056" w:rsidRDefault="000C1056" w:rsidP="000C1056">
      <w:pPr>
        <w:rPr>
          <w:rFonts w:ascii="Arial" w:hAnsi="Arial" w:cs="Arial"/>
          <w:lang w:val="es-ES"/>
        </w:rPr>
      </w:pPr>
      <w:r>
        <w:rPr>
          <w:rFonts w:ascii="Arial" w:hAnsi="Arial" w:cs="Arial"/>
          <w:lang w:val="es-ES"/>
        </w:rPr>
        <w:t>Por último es necesario calcular la ganancia de dicho compensador. Para esto hacemos uso de la siguiente fórmula:</w:t>
      </w:r>
    </w:p>
    <w:p w:rsidR="000C1056" w:rsidRDefault="00915C7D" w:rsidP="000C1056">
      <w:pPr>
        <w:rPr>
          <w:rFonts w:ascii="Arial" w:hAnsi="Arial" w:cs="Arial"/>
          <w:lang w:val="es-ES"/>
        </w:rPr>
      </w:pPr>
      <m:oMathPara>
        <m:oMath>
          <m:sSub>
            <m:sSubPr>
              <m:ctrlPr>
                <w:rPr>
                  <w:rFonts w:ascii="Cambria Math" w:hAnsi="Cambria Math" w:cs="Arial"/>
                  <w:i/>
                  <w:lang w:val="es-ES"/>
                </w:rPr>
              </m:ctrlPr>
            </m:sSubPr>
            <m:e>
              <m:d>
                <m:dPr>
                  <m:begChr m:val="|"/>
                  <m:endChr m:val="|"/>
                  <m:ctrlPr>
                    <w:rPr>
                      <w:rFonts w:ascii="Cambria Math" w:hAnsi="Cambria Math" w:cs="Arial"/>
                      <w:i/>
                      <w:lang w:val="es-ES"/>
                    </w:rPr>
                  </m:ctrlPr>
                </m:dPr>
                <m:e>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f>
                    <m:fPr>
                      <m:ctrlPr>
                        <w:rPr>
                          <w:rFonts w:ascii="Cambria Math" w:hAnsi="Cambria Math" w:cs="Arial"/>
                          <w:i/>
                          <w:lang w:val="es-ES"/>
                        </w:rPr>
                      </m:ctrlPr>
                    </m:fPr>
                    <m:num>
                      <m:r>
                        <w:rPr>
                          <w:rFonts w:ascii="Cambria Math" w:hAnsi="Cambria Math" w:cs="Arial"/>
                          <w:lang w:val="es-ES"/>
                        </w:rPr>
                        <m:t>s-c</m:t>
                      </m:r>
                    </m:num>
                    <m:den>
                      <m:r>
                        <w:rPr>
                          <w:rFonts w:ascii="Cambria Math" w:hAnsi="Cambria Math" w:cs="Arial"/>
                          <w:lang w:val="es-ES"/>
                        </w:rPr>
                        <m:t>s-p</m:t>
                      </m:r>
                    </m:den>
                  </m:f>
                  <m:r>
                    <w:rPr>
                      <w:rFonts w:ascii="Cambria Math" w:hAnsi="Cambria Math" w:cs="Arial"/>
                      <w:lang w:val="es-ES"/>
                    </w:rPr>
                    <m:t>G(s)</m:t>
                  </m:r>
                </m:e>
              </m:d>
            </m:e>
            <m:sub>
              <m:r>
                <w:rPr>
                  <w:rFonts w:ascii="Cambria Math" w:hAnsi="Cambria Math" w:cs="Arial"/>
                  <w:lang w:val="es-ES"/>
                </w:rPr>
                <m:t>s=polos deseados</m:t>
              </m:r>
            </m:sub>
          </m:sSub>
          <m:r>
            <w:rPr>
              <w:rFonts w:ascii="Cambria Math" w:hAnsi="Cambria Math" w:cs="Arial"/>
              <w:lang w:val="es-ES"/>
            </w:rPr>
            <m:t>=1</m:t>
          </m:r>
        </m:oMath>
      </m:oMathPara>
    </w:p>
    <w:p w:rsidR="000C1056" w:rsidRDefault="000C1056" w:rsidP="000C1056">
      <w:pPr>
        <w:rPr>
          <w:rFonts w:ascii="Arial" w:hAnsi="Arial" w:cs="Arial"/>
          <w:lang w:val="es-ES"/>
        </w:rPr>
      </w:pPr>
      <w:r>
        <w:rPr>
          <w:rFonts w:ascii="Arial" w:hAnsi="Arial" w:cs="Arial"/>
          <w:lang w:val="es-ES"/>
        </w:rPr>
        <w:t xml:space="preserve">Donde </w:t>
      </w: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oMath>
      <w:r>
        <w:rPr>
          <w:rFonts w:ascii="Arial" w:hAnsi="Arial" w:cs="Arial"/>
          <w:lang w:val="es-ES"/>
        </w:rPr>
        <w:t>es el valor de ganancia que deseamos obtener y cuyo valor es:</w:t>
      </w:r>
    </w:p>
    <w:p w:rsidR="000C1056" w:rsidRDefault="000C1056" w:rsidP="000C1056">
      <w:pPr>
        <w:rPr>
          <w:rFonts w:ascii="Arial" w:hAnsi="Arial" w:cs="Arial"/>
          <w:lang w:val="es-ES"/>
        </w:rPr>
      </w:pPr>
    </w:p>
    <w:p w:rsidR="000C1056" w:rsidRDefault="00915C7D" w:rsidP="000C1056">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r>
            <w:rPr>
              <w:rFonts w:ascii="Cambria Math" w:hAnsi="Cambria Math" w:cs="Arial"/>
              <w:lang w:val="es-ES"/>
            </w:rPr>
            <m:t>=0.8521</m:t>
          </m:r>
        </m:oMath>
      </m:oMathPara>
    </w:p>
    <w:p w:rsidR="000C1056" w:rsidRDefault="000C1056" w:rsidP="000C1056">
      <w:pPr>
        <w:rPr>
          <w:rFonts w:ascii="Arial" w:hAnsi="Arial" w:cs="Arial"/>
          <w:lang w:val="es-ES"/>
        </w:rPr>
      </w:pPr>
      <w:r>
        <w:rPr>
          <w:rFonts w:ascii="Arial" w:hAnsi="Arial" w:cs="Arial"/>
          <w:lang w:val="es-ES"/>
        </w:rPr>
        <w:t>Ya con todo esto definido podemos adquirir la función de transferencia del compensador la cual es la siguiente:</w:t>
      </w:r>
    </w:p>
    <w:p w:rsidR="00313C9B" w:rsidRPr="00313C9B" w:rsidRDefault="00BA5866" w:rsidP="00313C9B">
      <w:pPr>
        <w:rPr>
          <w:rFonts w:ascii="Arial" w:hAnsi="Arial" w:cs="Arial"/>
          <w:lang w:val="es-ES"/>
        </w:rPr>
      </w:pPr>
      <m:oMathPara>
        <m:oMath>
          <m:r>
            <w:rPr>
              <w:rFonts w:ascii="Cambria Math" w:hAnsi="Cambria Math" w:cs="Arial"/>
              <w:lang w:val="es-ES"/>
            </w:rPr>
            <m:t>Gc=0.8521*</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(s+2.656)</m:t>
              </m:r>
            </m:den>
          </m:f>
        </m:oMath>
      </m:oMathPara>
    </w:p>
    <w:p w:rsidR="00313C9B" w:rsidRPr="00313C9B" w:rsidRDefault="00313C9B" w:rsidP="00313C9B">
      <w:pPr>
        <w:rPr>
          <w:rFonts w:ascii="Arial" w:hAnsi="Arial" w:cs="Arial"/>
          <w:lang w:val="es-ES"/>
        </w:rPr>
      </w:pPr>
    </w:p>
    <w:p w:rsidR="00BA5866" w:rsidRDefault="00B9461A" w:rsidP="00313C9B">
      <w:pPr>
        <w:rPr>
          <w:rFonts w:ascii="Arial" w:hAnsi="Arial" w:cs="Arial"/>
          <w:lang w:val="es-ES"/>
        </w:rPr>
      </w:pPr>
      <w:r>
        <w:rPr>
          <w:rFonts w:ascii="Arial" w:hAnsi="Arial" w:cs="Arial"/>
          <w:lang w:val="es-ES"/>
        </w:rPr>
        <w:t>Los cálculos se automatizaron desarrollando un script en Matlab que calcula el polo, el cero y la ganancia del compensador.</w:t>
      </w:r>
    </w:p>
    <w:p w:rsidR="001455F8" w:rsidRDefault="00691593" w:rsidP="00313C9B">
      <w:pPr>
        <w:rPr>
          <w:rFonts w:ascii="Arial" w:hAnsi="Arial" w:cs="Arial"/>
          <w:lang w:val="es-ES"/>
        </w:rPr>
      </w:pPr>
      <w:r>
        <w:rPr>
          <w:rFonts w:ascii="Arial" w:hAnsi="Arial" w:cs="Arial"/>
          <w:lang w:val="es-ES"/>
        </w:rPr>
        <w:t xml:space="preserve">La </w:t>
      </w:r>
      <w:r w:rsidR="009D30C1">
        <w:rPr>
          <w:rFonts w:ascii="Arial" w:hAnsi="Arial" w:cs="Arial"/>
          <w:lang w:val="es-ES"/>
        </w:rPr>
        <w:t>ecuación</w:t>
      </w:r>
      <w:r>
        <w:rPr>
          <w:rFonts w:ascii="Arial" w:hAnsi="Arial" w:cs="Arial"/>
          <w:lang w:val="es-ES"/>
        </w:rPr>
        <w:t xml:space="preserve"> </w:t>
      </w:r>
      <w:r w:rsidR="009D30C1">
        <w:rPr>
          <w:rFonts w:ascii="Arial" w:hAnsi="Arial" w:cs="Arial"/>
          <w:lang w:val="es-ES"/>
        </w:rPr>
        <w:t>característica</w:t>
      </w:r>
      <w:r>
        <w:rPr>
          <w:rFonts w:ascii="Arial" w:hAnsi="Arial" w:cs="Arial"/>
          <w:lang w:val="es-ES"/>
        </w:rPr>
        <w:t xml:space="preserve"> del sistema compensado es</w:t>
      </w:r>
      <w:r w:rsidR="001455F8">
        <w:rPr>
          <w:rFonts w:ascii="Arial" w:hAnsi="Arial" w:cs="Arial"/>
          <w:lang w:val="es-ES"/>
        </w:rPr>
        <w:t>:</w:t>
      </w:r>
    </w:p>
    <w:p w:rsidR="00691593" w:rsidRDefault="00691593" w:rsidP="00313C9B">
      <w:pPr>
        <w:rPr>
          <w:rFonts w:ascii="Arial" w:hAnsi="Arial" w:cs="Arial"/>
          <w:lang w:val="es-ES"/>
        </w:rPr>
      </w:pPr>
      <m:oMathPara>
        <m:oMath>
          <m:r>
            <w:rPr>
              <w:rFonts w:ascii="Cambria Math" w:hAnsi="Cambria Math" w:cs="Arial"/>
              <w:lang w:val="es-ES"/>
            </w:rPr>
            <m:t>EC=1+Gc*G*H=(s+1764) (s+0.9574) (s^2 + 4s + 4.827)</m:t>
          </m:r>
        </m:oMath>
      </m:oMathPara>
    </w:p>
    <w:p w:rsidR="00BA5866" w:rsidRDefault="00BA5866" w:rsidP="00BA5866">
      <w:pPr>
        <w:rPr>
          <w:rFonts w:ascii="Arial" w:hAnsi="Arial" w:cs="Arial"/>
          <w:lang w:val="es-ES"/>
        </w:rPr>
      </w:pPr>
      <w:r>
        <w:rPr>
          <w:rFonts w:ascii="Arial" w:hAnsi="Arial" w:cs="Arial"/>
          <w:lang w:val="es-ES"/>
        </w:rPr>
        <w:t>L</w:t>
      </w:r>
      <w:r w:rsidR="001455F8">
        <w:rPr>
          <w:rFonts w:ascii="Arial" w:hAnsi="Arial" w:cs="Arial"/>
          <w:lang w:val="es-ES"/>
        </w:rPr>
        <w:t>as raíces obtenida</w:t>
      </w:r>
      <w:r>
        <w:rPr>
          <w:rFonts w:ascii="Arial" w:hAnsi="Arial" w:cs="Arial"/>
          <w:lang w:val="es-ES"/>
        </w:rPr>
        <w:t xml:space="preserve">s </w:t>
      </w:r>
      <w:r w:rsidR="00F43B1E">
        <w:rPr>
          <w:rFonts w:ascii="Arial" w:hAnsi="Arial" w:cs="Arial"/>
          <w:lang w:val="es-ES"/>
        </w:rPr>
        <w:t>son</w:t>
      </w:r>
      <w:r>
        <w:rPr>
          <w:rFonts w:ascii="Arial" w:hAnsi="Arial" w:cs="Arial"/>
          <w:lang w:val="es-ES"/>
        </w:rPr>
        <w:t xml:space="preserve"> -2</w:t>
      </w:r>
      <w:r w:rsidRPr="00E96700">
        <w:rPr>
          <w:rFonts w:ascii="Arial" w:hAnsi="Arial" w:cs="Arial"/>
          <w:lang w:val="es-ES"/>
        </w:rPr>
        <w:t xml:space="preserve"> + 0.9i</w:t>
      </w:r>
      <w:r>
        <w:rPr>
          <w:rFonts w:ascii="Arial" w:hAnsi="Arial" w:cs="Arial"/>
          <w:lang w:val="es-ES"/>
        </w:rPr>
        <w:t xml:space="preserve"> y -2 – 0.9i que se asemejan a los polos deseados.</w:t>
      </w:r>
    </w:p>
    <w:p w:rsidR="00BA5866" w:rsidRDefault="00BA5866" w:rsidP="00313C9B">
      <w:pPr>
        <w:rPr>
          <w:rFonts w:ascii="Arial" w:hAnsi="Arial" w:cs="Arial"/>
          <w:lang w:val="es-ES"/>
        </w:rPr>
      </w:pPr>
    </w:p>
    <w:p w:rsidR="00BA5866" w:rsidRDefault="00BA5866" w:rsidP="00313C9B">
      <w:pPr>
        <w:rPr>
          <w:rFonts w:ascii="Arial" w:hAnsi="Arial" w:cs="Arial"/>
          <w:lang w:val="es-ES"/>
        </w:rPr>
      </w:pPr>
    </w:p>
    <w:p w:rsidR="00BA5866" w:rsidRDefault="00BA5866" w:rsidP="00313C9B">
      <w:pPr>
        <w:rPr>
          <w:rFonts w:ascii="Arial" w:hAnsi="Arial" w:cs="Arial"/>
          <w:lang w:val="es-ES"/>
        </w:rPr>
      </w:pPr>
    </w:p>
    <w:p w:rsidR="00BA5866" w:rsidRDefault="00BA5866" w:rsidP="00313C9B">
      <w:pPr>
        <w:rPr>
          <w:rFonts w:ascii="Arial" w:hAnsi="Arial" w:cs="Arial"/>
          <w:lang w:val="es-ES"/>
        </w:rPr>
      </w:pPr>
    </w:p>
    <w:p w:rsidR="00BA5866" w:rsidRDefault="00BA5866" w:rsidP="00313C9B">
      <w:pPr>
        <w:rPr>
          <w:rFonts w:ascii="Arial" w:hAnsi="Arial" w:cs="Arial"/>
          <w:lang w:val="es-ES"/>
        </w:rPr>
      </w:pPr>
    </w:p>
    <w:p w:rsidR="009C0C13" w:rsidRPr="009C0C13" w:rsidRDefault="00BA5866" w:rsidP="009C0C13">
      <w:pPr>
        <w:rPr>
          <w:rFonts w:ascii="Arial" w:hAnsi="Arial" w:cs="Arial"/>
        </w:rPr>
      </w:pPr>
      <w:r>
        <w:rPr>
          <w:rFonts w:ascii="Arial" w:hAnsi="Arial" w:cs="Arial"/>
          <w:noProof/>
          <w:lang w:val="es-ES" w:eastAsia="es-ES"/>
        </w:rPr>
        <w:drawing>
          <wp:inline distT="0" distB="0" distL="0" distR="0">
            <wp:extent cx="6329238" cy="3401425"/>
            <wp:effectExtent l="19050" t="0" r="0" b="0"/>
            <wp:docPr id="25" name="Imagen 25" descr="D:\Usuario\Documents\Facultad\Sistemas de Control I\Control\13410884_10154144520132200_14522228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cuments\Facultad\Sistemas de Control I\Control\13410884_10154144520132200_1452222846_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104" cy="3402965"/>
                    </a:xfrm>
                    <a:prstGeom prst="rect">
                      <a:avLst/>
                    </a:prstGeom>
                    <a:noFill/>
                    <a:ln>
                      <a:noFill/>
                    </a:ln>
                  </pic:spPr>
                </pic:pic>
              </a:graphicData>
            </a:graphic>
          </wp:inline>
        </w:drawing>
      </w:r>
      <w:r>
        <w:rPr>
          <w:rFonts w:ascii="Arial" w:hAnsi="Arial" w:cs="Arial"/>
          <w:lang w:val="es-ES"/>
        </w:rPr>
        <w:t xml:space="preserve"> </w:t>
      </w:r>
      <w:r w:rsidR="00CD4E70">
        <w:rPr>
          <w:rFonts w:ascii="Arial" w:hAnsi="Arial" w:cs="Arial"/>
          <w:lang w:val="es-ES"/>
        </w:rPr>
        <w:t>Fig. 16</w:t>
      </w:r>
      <w:r>
        <w:rPr>
          <w:rFonts w:ascii="Arial" w:hAnsi="Arial" w:cs="Arial"/>
          <w:noProof/>
          <w:lang w:val="es-ES" w:eastAsia="es-ES"/>
        </w:rPr>
        <w:lastRenderedPageBreak/>
        <w:drawing>
          <wp:inline distT="0" distB="0" distL="0" distR="0">
            <wp:extent cx="5083810" cy="3068955"/>
            <wp:effectExtent l="19050" t="0" r="2540" b="0"/>
            <wp:docPr id="27" name="Imagen 27" descr="D:\Usuario\Documents\Facultad\Sistemas de Control I\Control\13389037_10154144523257200_11160199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cuments\Facultad\Sistemas de Control I\Control\13389037_10154144523257200_1116019976_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3810" cy="3068955"/>
                    </a:xfrm>
                    <a:prstGeom prst="rect">
                      <a:avLst/>
                    </a:prstGeom>
                    <a:noFill/>
                    <a:ln>
                      <a:noFill/>
                    </a:ln>
                  </pic:spPr>
                </pic:pic>
              </a:graphicData>
            </a:graphic>
          </wp:inline>
        </w:drawing>
      </w:r>
      <w:r w:rsidR="00CD4E70">
        <w:rPr>
          <w:rFonts w:ascii="Arial" w:hAnsi="Arial" w:cs="Arial"/>
        </w:rPr>
        <w:t>Fig.17</w:t>
      </w:r>
    </w:p>
    <w:p w:rsidR="009C0C13" w:rsidRPr="009C0C13" w:rsidRDefault="009C0C13" w:rsidP="009C0C13"/>
    <w:p w:rsidR="00C62337" w:rsidRDefault="00B9461A" w:rsidP="00B9461A">
      <w:pPr>
        <w:rPr>
          <w:rFonts w:ascii="Arial" w:hAnsi="Arial" w:cs="Arial"/>
        </w:rPr>
      </w:pPr>
      <w:r>
        <w:rPr>
          <w:rFonts w:ascii="Arial" w:hAnsi="Arial" w:cs="Arial"/>
        </w:rPr>
        <w:t xml:space="preserve">En la figura </w:t>
      </w:r>
      <w:r w:rsidR="009C0C13">
        <w:rPr>
          <w:rFonts w:ascii="Arial" w:hAnsi="Arial" w:cs="Arial"/>
        </w:rPr>
        <w:t>15</w:t>
      </w:r>
      <w:r>
        <w:rPr>
          <w:rFonts w:ascii="Arial" w:hAnsi="Arial" w:cs="Arial"/>
        </w:rPr>
        <w:t xml:space="preserve"> es posible ver la información sobre la respuesta del sistema donde podemos notar que no hay sobrepaso, no obstante el tiempo de levantamiento es mayor al deseado (2.30 &gt; 1.40)</w:t>
      </w:r>
      <w:r w:rsidR="00C62337">
        <w:rPr>
          <w:rFonts w:ascii="Arial" w:hAnsi="Arial" w:cs="Arial"/>
        </w:rPr>
        <w:t>. Luego, se va a probar ajustar la ganancia del compensador observando si es posible llegar a los criterios de diseño con este compensador.</w:t>
      </w:r>
    </w:p>
    <w:p w:rsidR="00B9461A" w:rsidRDefault="00C62337" w:rsidP="00B9461A">
      <w:pPr>
        <w:rPr>
          <w:rFonts w:ascii="Arial" w:hAnsi="Arial" w:cs="Arial"/>
        </w:rPr>
      </w:pPr>
      <w:r>
        <w:rPr>
          <w:rFonts w:ascii="Arial" w:hAnsi="Arial" w:cs="Arial"/>
        </w:rPr>
        <w:t>La ganancia del compensador es de 0.85 y se probó ajustándola a 1.3</w:t>
      </w:r>
    </w:p>
    <w:p w:rsidR="006C32B0" w:rsidRDefault="006C32B0" w:rsidP="00B9461A">
      <w:pPr>
        <w:rPr>
          <w:rFonts w:ascii="Arial" w:hAnsi="Arial" w:cs="Arial"/>
        </w:rPr>
      </w:pPr>
      <w:r>
        <w:rPr>
          <w:rFonts w:ascii="Arial" w:hAnsi="Arial" w:cs="Arial"/>
          <w:noProof/>
          <w:lang w:val="es-ES" w:eastAsia="es-ES"/>
        </w:rPr>
        <w:drawing>
          <wp:inline distT="0" distB="0" distL="0" distR="0">
            <wp:extent cx="5400040" cy="2314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397097_10154144532692200_269983289_o.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2314575"/>
                    </a:xfrm>
                    <a:prstGeom prst="rect">
                      <a:avLst/>
                    </a:prstGeom>
                  </pic:spPr>
                </pic:pic>
              </a:graphicData>
            </a:graphic>
          </wp:inline>
        </w:drawing>
      </w:r>
    </w:p>
    <w:p w:rsidR="006C32B0" w:rsidRPr="006C32B0" w:rsidRDefault="00CD4E70" w:rsidP="006C32B0">
      <w:pPr>
        <w:tabs>
          <w:tab w:val="left" w:pos="1800"/>
        </w:tabs>
        <w:rPr>
          <w:rFonts w:ascii="Arial" w:hAnsi="Arial" w:cs="Arial"/>
        </w:rPr>
      </w:pPr>
      <w:r>
        <w:rPr>
          <w:rFonts w:ascii="Arial" w:hAnsi="Arial" w:cs="Arial"/>
        </w:rPr>
        <w:t>Fig. 18</w:t>
      </w:r>
    </w:p>
    <w:p w:rsidR="006C32B0" w:rsidRDefault="006C32B0" w:rsidP="00B9461A">
      <w:pPr>
        <w:rPr>
          <w:rFonts w:ascii="Arial" w:hAnsi="Arial" w:cs="Arial"/>
        </w:rPr>
      </w:pPr>
      <w:r>
        <w:rPr>
          <w:rFonts w:ascii="Arial" w:hAnsi="Arial" w:cs="Arial"/>
          <w:noProof/>
          <w:lang w:val="es-ES" w:eastAsia="es-ES"/>
        </w:rPr>
        <w:lastRenderedPageBreak/>
        <w:drawing>
          <wp:inline distT="0" distB="0" distL="0" distR="0">
            <wp:extent cx="5400040" cy="2795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388849_10154144532687200_1361246576_o.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2795270"/>
                    </a:xfrm>
                    <a:prstGeom prst="rect">
                      <a:avLst/>
                    </a:prstGeom>
                  </pic:spPr>
                </pic:pic>
              </a:graphicData>
            </a:graphic>
          </wp:inline>
        </w:drawing>
      </w:r>
    </w:p>
    <w:p w:rsidR="006C32B0" w:rsidRDefault="00CD4E70" w:rsidP="00B9461A">
      <w:pPr>
        <w:rPr>
          <w:rFonts w:ascii="Arial" w:hAnsi="Arial" w:cs="Arial"/>
        </w:rPr>
      </w:pPr>
      <w:r>
        <w:rPr>
          <w:rFonts w:ascii="Arial" w:hAnsi="Arial" w:cs="Arial"/>
        </w:rPr>
        <w:t>Fig. 19</w:t>
      </w:r>
    </w:p>
    <w:p w:rsidR="00B9461A" w:rsidRDefault="006C32B0" w:rsidP="006C32B0">
      <w:pPr>
        <w:rPr>
          <w:rFonts w:ascii="Arial" w:hAnsi="Arial" w:cs="Arial"/>
        </w:rPr>
      </w:pPr>
      <w:r>
        <w:rPr>
          <w:rFonts w:ascii="Arial" w:hAnsi="Arial" w:cs="Arial"/>
        </w:rPr>
        <w:t>Como</w:t>
      </w:r>
      <w:r w:rsidR="00DC64B5">
        <w:rPr>
          <w:rFonts w:ascii="Arial" w:hAnsi="Arial" w:cs="Arial"/>
        </w:rPr>
        <w:t xml:space="preserve"> podemos ver,</w:t>
      </w:r>
      <w:r w:rsidR="00C62337">
        <w:rPr>
          <w:rFonts w:ascii="Arial" w:hAnsi="Arial" w:cs="Arial"/>
        </w:rPr>
        <w:t xml:space="preserve"> al ajustar la ganancia el sistema cumpl</w:t>
      </w:r>
      <w:r>
        <w:rPr>
          <w:rFonts w:ascii="Arial" w:hAnsi="Arial" w:cs="Arial"/>
        </w:rPr>
        <w:t>e con los requisitos de diseño.</w:t>
      </w:r>
    </w:p>
    <w:p w:rsidR="00327D7E" w:rsidRPr="00280D5F" w:rsidRDefault="00327D7E" w:rsidP="006C32B0">
      <w:pPr>
        <w:pStyle w:val="Ttulo1"/>
        <w:rPr>
          <w:rFonts w:ascii="Arial" w:hAnsi="Arial" w:cs="Arial"/>
        </w:rPr>
      </w:pPr>
      <w:r w:rsidRPr="00280D5F">
        <w:rPr>
          <w:rFonts w:ascii="Arial" w:hAnsi="Arial" w:cs="Arial"/>
        </w:rPr>
        <w:t>Análisis de frecuencia</w:t>
      </w:r>
    </w:p>
    <w:p w:rsidR="00327D7E" w:rsidRDefault="00327D7E" w:rsidP="00327D7E">
      <w:pPr>
        <w:rPr>
          <w:rFonts w:ascii="Arial" w:hAnsi="Arial" w:cs="Arial"/>
        </w:rPr>
      </w:pPr>
      <w:r w:rsidRPr="00280D5F">
        <w:rPr>
          <w:rFonts w:ascii="Arial" w:hAnsi="Arial" w:cs="Arial"/>
        </w:rPr>
        <w:t xml:space="preserve">En la siguiente imagen observaremos la respuesta en frecuencia </w:t>
      </w:r>
      <w:r w:rsidR="0033757A">
        <w:rPr>
          <w:rFonts w:ascii="Arial" w:hAnsi="Arial" w:cs="Arial"/>
        </w:rPr>
        <w:t>de la función de transferencia a lazo abierto sin compensar.</w:t>
      </w:r>
    </w:p>
    <w:p w:rsidR="0033757A" w:rsidRPr="00280D5F" w:rsidRDefault="0033757A" w:rsidP="0033757A">
      <w:pPr>
        <w:ind w:left="-1276"/>
        <w:rPr>
          <w:rFonts w:ascii="Arial" w:hAnsi="Arial" w:cs="Arial"/>
        </w:rPr>
      </w:pPr>
      <w:r>
        <w:rPr>
          <w:rFonts w:ascii="Arial" w:hAnsi="Arial" w:cs="Arial"/>
          <w:noProof/>
          <w:lang w:val="es-ES" w:eastAsia="es-ES"/>
        </w:rPr>
        <w:drawing>
          <wp:inline distT="0" distB="0" distL="0" distR="0">
            <wp:extent cx="7059053" cy="3762375"/>
            <wp:effectExtent l="19050" t="0" r="8497" b="0"/>
            <wp:docPr id="7" name="Imagen 1" descr="C:\Users\familia colazo\AppData\Desktop\FTLA_B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FTLA_BODE.png"/>
                    <pic:cNvPicPr>
                      <a:picLocks noChangeAspect="1" noChangeArrowheads="1"/>
                    </pic:cNvPicPr>
                  </pic:nvPicPr>
                  <pic:blipFill>
                    <a:blip r:embed="rId28"/>
                    <a:srcRect/>
                    <a:stretch>
                      <a:fillRect/>
                    </a:stretch>
                  </pic:blipFill>
                  <pic:spPr bwMode="auto">
                    <a:xfrm>
                      <a:off x="0" y="0"/>
                      <a:ext cx="7059053" cy="3762375"/>
                    </a:xfrm>
                    <a:prstGeom prst="rect">
                      <a:avLst/>
                    </a:prstGeom>
                    <a:noFill/>
                    <a:ln w="9525">
                      <a:noFill/>
                      <a:miter lim="800000"/>
                      <a:headEnd/>
                      <a:tailEnd/>
                    </a:ln>
                  </pic:spPr>
                </pic:pic>
              </a:graphicData>
            </a:graphic>
          </wp:inline>
        </w:drawing>
      </w:r>
    </w:p>
    <w:p w:rsidR="00E822D9" w:rsidRDefault="00CD4E70" w:rsidP="00327D7E">
      <w:pPr>
        <w:rPr>
          <w:rFonts w:ascii="Arial" w:hAnsi="Arial" w:cs="Arial"/>
        </w:rPr>
      </w:pPr>
      <w:r>
        <w:rPr>
          <w:rFonts w:ascii="Arial" w:hAnsi="Arial" w:cs="Arial"/>
        </w:rPr>
        <w:t>Fig. 20</w:t>
      </w:r>
    </w:p>
    <w:p w:rsidR="00327D7E" w:rsidRPr="00280D5F" w:rsidRDefault="00327D7E" w:rsidP="00327D7E">
      <w:pPr>
        <w:rPr>
          <w:rFonts w:ascii="Arial" w:hAnsi="Arial" w:cs="Arial"/>
          <w:shd w:val="clear" w:color="auto" w:fill="FFFFFF"/>
        </w:rPr>
      </w:pPr>
      <w:r w:rsidRPr="00280D5F">
        <w:rPr>
          <w:rFonts w:ascii="Arial" w:hAnsi="Arial" w:cs="Arial"/>
        </w:rPr>
        <w:lastRenderedPageBreak/>
        <w:t xml:space="preserve">Podemos notar viendo el diagrama de fase que el sistema es estable y que tiene un </w:t>
      </w:r>
      <w:r w:rsidR="0033757A">
        <w:rPr>
          <w:rFonts w:ascii="Arial" w:hAnsi="Arial" w:cs="Arial"/>
        </w:rPr>
        <w:t>margen de fase de 63.3</w:t>
      </w:r>
      <w:r w:rsidR="0033757A">
        <w:rPr>
          <w:rFonts w:ascii="Arial" w:hAnsi="Arial" w:cs="Arial"/>
          <w:lang w:val="es-ES"/>
        </w:rPr>
        <w:t>º</w:t>
      </w:r>
      <w:r w:rsidRPr="00280D5F">
        <w:rPr>
          <w:rFonts w:ascii="Arial" w:hAnsi="Arial" w:cs="Arial"/>
          <w:color w:val="545454"/>
          <w:shd w:val="clear" w:color="auto" w:fill="FFFFFF"/>
        </w:rPr>
        <w:t xml:space="preserve">. </w:t>
      </w:r>
      <w:r w:rsidR="00055DBC" w:rsidRPr="00280D5F">
        <w:rPr>
          <w:rFonts w:ascii="Arial" w:hAnsi="Arial" w:cs="Arial"/>
          <w:shd w:val="clear" w:color="auto" w:fill="FFFFFF"/>
        </w:rPr>
        <w:t>También</w:t>
      </w:r>
      <w:r w:rsidRPr="00280D5F">
        <w:rPr>
          <w:rFonts w:ascii="Arial" w:hAnsi="Arial" w:cs="Arial"/>
          <w:shd w:val="clear" w:color="auto" w:fill="FFFFFF"/>
        </w:rPr>
        <w:t xml:space="preserve"> podemos notar qu</w:t>
      </w:r>
      <w:r w:rsidR="0033757A">
        <w:rPr>
          <w:rFonts w:ascii="Arial" w:hAnsi="Arial" w:cs="Arial"/>
          <w:shd w:val="clear" w:color="auto" w:fill="FFFFFF"/>
        </w:rPr>
        <w:t>e el margen de ganancia es de 62.7</w:t>
      </w:r>
      <w:r w:rsidRPr="00280D5F">
        <w:rPr>
          <w:rFonts w:ascii="Arial" w:hAnsi="Arial" w:cs="Arial"/>
          <w:shd w:val="clear" w:color="auto" w:fill="FFFFFF"/>
        </w:rPr>
        <w:t xml:space="preserve"> dB. </w:t>
      </w:r>
      <w:r w:rsidR="006402CE">
        <w:rPr>
          <w:rFonts w:ascii="Arial" w:hAnsi="Arial" w:cs="Arial"/>
          <w:shd w:val="clear" w:color="auto" w:fill="FFFFFF"/>
        </w:rPr>
        <w:t xml:space="preserve">Siendo esto la ganancia que se le puede agregar al sistema antes de que se vuelva inestable. </w:t>
      </w:r>
      <w:r w:rsidRPr="00280D5F">
        <w:rPr>
          <w:rFonts w:ascii="Arial" w:hAnsi="Arial" w:cs="Arial"/>
          <w:shd w:val="clear" w:color="auto" w:fill="FFFFFF"/>
        </w:rPr>
        <w:t>Convirtiendo a veces:</w:t>
      </w:r>
    </w:p>
    <w:p w:rsidR="00327D7E" w:rsidRPr="00280D5F" w:rsidRDefault="00915C7D" w:rsidP="00327D7E">
      <w:pPr>
        <w:rPr>
          <w:rFonts w:ascii="Arial" w:hAnsi="Arial" w:cs="Arial"/>
        </w:rPr>
      </w:pPr>
      <m:oMathPara>
        <m:oMath>
          <m:sSup>
            <m:sSupPr>
              <m:ctrlPr>
                <w:rPr>
                  <w:rFonts w:ascii="Cambria Math" w:hAnsi="Cambria Math" w:cs="Arial"/>
                  <w:i/>
                </w:rPr>
              </m:ctrlPr>
            </m:sSupPr>
            <m:e>
              <m:r>
                <w:rPr>
                  <w:rFonts w:ascii="Cambria Math" w:hAnsi="Cambria Math" w:cs="Arial"/>
                </w:rPr>
                <m:t>10</m:t>
              </m:r>
            </m:e>
            <m:sup>
              <m:r>
                <w:rPr>
                  <w:rFonts w:ascii="Cambria Math" w:hAnsi="Cambria Math" w:cs="Arial"/>
                </w:rPr>
                <m:t>62.7/20</m:t>
              </m:r>
            </m:sup>
          </m:sSup>
          <m:r>
            <w:rPr>
              <w:rFonts w:ascii="Cambria Math" w:hAnsi="Cambria Math" w:cs="Arial"/>
            </w:rPr>
            <m:t>=1.364e+03</m:t>
          </m:r>
        </m:oMath>
      </m:oMathPara>
    </w:p>
    <w:p w:rsidR="00055DBC" w:rsidRDefault="00055DBC" w:rsidP="00327D7E">
      <w:pPr>
        <w:rPr>
          <w:rFonts w:ascii="Arial" w:hAnsi="Arial" w:cs="Arial"/>
        </w:rPr>
      </w:pPr>
      <w:r w:rsidRPr="00280D5F">
        <w:rPr>
          <w:rFonts w:ascii="Arial" w:hAnsi="Arial" w:cs="Arial"/>
        </w:rPr>
        <w:t>Lo cual concuerda con lo calculado anteriormente usando</w:t>
      </w:r>
      <w:r w:rsidR="006402CE">
        <w:rPr>
          <w:rFonts w:ascii="Arial" w:hAnsi="Arial" w:cs="Arial"/>
        </w:rPr>
        <w:t xml:space="preserve"> Ruth-Hurwitz.</w:t>
      </w:r>
    </w:p>
    <w:p w:rsidR="00DC1614" w:rsidRPr="00280D5F" w:rsidRDefault="00DC1614" w:rsidP="00327D7E">
      <w:pPr>
        <w:rPr>
          <w:rFonts w:ascii="Arial" w:hAnsi="Arial" w:cs="Arial"/>
        </w:rPr>
      </w:pPr>
      <w:r>
        <w:rPr>
          <w:rFonts w:ascii="Arial" w:hAnsi="Arial" w:cs="Arial"/>
        </w:rPr>
        <w:t xml:space="preserve">Siendo MF=63.3, podemos determinar que </w:t>
      </w:r>
      <m:oMath>
        <m:r>
          <m:rPr>
            <m:sty m:val="p"/>
          </m:rPr>
          <w:rPr>
            <w:rFonts w:ascii="Cambria Math" w:hAnsi="Cambria Math"/>
            <w:color w:val="000000"/>
            <w:shd w:val="clear" w:color="auto" w:fill="FFFFFF"/>
          </w:rPr>
          <m:t>ζ≈0.633</m:t>
        </m:r>
      </m:oMath>
      <w:r w:rsidR="00BA6F11">
        <w:rPr>
          <w:rFonts w:ascii="Arial" w:hAnsi="Arial" w:cs="Arial"/>
          <w:color w:val="000000"/>
          <w:shd w:val="clear" w:color="auto" w:fill="FFFFFF"/>
        </w:rPr>
        <w:t xml:space="preserve">  correspondiendo un Sobrepaso=7,66% que es similar a lo obtenido.</w:t>
      </w:r>
      <w:r w:rsidR="00BA6F11">
        <w:rPr>
          <w:rFonts w:ascii="Arial" w:hAnsi="Arial" w:cs="Arial"/>
          <w:color w:val="000000"/>
          <w:shd w:val="clear" w:color="auto" w:fill="FFFFFF"/>
        </w:rPr>
        <w:tab/>
      </w:r>
    </w:p>
    <w:p w:rsidR="00055DBC" w:rsidRDefault="00101617" w:rsidP="00327D7E">
      <w:pPr>
        <w:rPr>
          <w:rFonts w:ascii="Arial" w:hAnsi="Arial" w:cs="Arial"/>
        </w:rPr>
      </w:pPr>
      <w:r>
        <w:rPr>
          <w:rFonts w:ascii="Arial" w:hAnsi="Arial" w:cs="Arial"/>
          <w:noProof/>
          <w:lang w:val="es-ES" w:eastAsia="es-ES"/>
        </w:rPr>
        <mc:AlternateContent>
          <mc:Choice Requires="wps">
            <w:drawing>
              <wp:anchor distT="45720" distB="45720" distL="114300" distR="114300" simplePos="0" relativeHeight="251688960" behindDoc="1" locked="0" layoutInCell="1" allowOverlap="1">
                <wp:simplePos x="0" y="0"/>
                <wp:positionH relativeFrom="column">
                  <wp:posOffset>-3810</wp:posOffset>
                </wp:positionH>
                <wp:positionV relativeFrom="paragraph">
                  <wp:posOffset>3762375</wp:posOffset>
                </wp:positionV>
                <wp:extent cx="2160270" cy="263525"/>
                <wp:effectExtent l="0" t="0" r="0" b="3175"/>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C7D" w:rsidRPr="00A20158" w:rsidRDefault="00915C7D" w:rsidP="00A20158">
                            <w:pPr>
                              <w:rPr>
                                <w:lang w:val="es-ES"/>
                              </w:rPr>
                            </w:pPr>
                            <w:r>
                              <w:rPr>
                                <w:lang w:val="es-ES"/>
                              </w:rPr>
                              <w:t>Fig. 19</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margin-left:-.3pt;margin-top:296.25pt;width:170.1pt;height:20.75pt;z-index:-2516275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jsjig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" stroked="f">
                <v:textbox>
                  <w:txbxContent>
                    <w:p w:rsidR="00915C7D" w:rsidRPr="00A20158" w:rsidRDefault="00915C7D" w:rsidP="00A20158">
                      <w:pPr>
                        <w:rPr>
                          <w:lang w:val="es-ES"/>
                        </w:rPr>
                      </w:pPr>
                      <w:r>
                        <w:rPr>
                          <w:lang w:val="es-ES"/>
                        </w:rPr>
                        <w:t>Fig. 19</w:t>
                      </w:r>
                    </w:p>
                  </w:txbxContent>
                </v:textbox>
              </v:shape>
            </w:pict>
          </mc:Fallback>
        </mc:AlternateContent>
      </w:r>
      <w:r w:rsidR="00055DBC" w:rsidRPr="00280D5F">
        <w:rPr>
          <w:rFonts w:ascii="Arial" w:hAnsi="Arial" w:cs="Arial"/>
        </w:rPr>
        <w:t>Luego podemos ver la resp</w:t>
      </w:r>
      <w:r w:rsidR="0033757A">
        <w:rPr>
          <w:rFonts w:ascii="Arial" w:hAnsi="Arial" w:cs="Arial"/>
        </w:rPr>
        <w:t xml:space="preserve">uesta en frecuencia de la </w:t>
      </w:r>
      <w:r w:rsidR="006402CE">
        <w:rPr>
          <w:rFonts w:ascii="Arial" w:hAnsi="Arial" w:cs="Arial"/>
        </w:rPr>
        <w:t>función</w:t>
      </w:r>
      <w:r w:rsidR="0033757A">
        <w:rPr>
          <w:rFonts w:ascii="Arial" w:hAnsi="Arial" w:cs="Arial"/>
        </w:rPr>
        <w:t xml:space="preserve"> de transferencia a lazo abierto después de haber compensado.</w:t>
      </w:r>
    </w:p>
    <w:p w:rsidR="0033757A" w:rsidRDefault="002253F4" w:rsidP="0033757A">
      <w:pPr>
        <w:ind w:left="-1276"/>
        <w:rPr>
          <w:rFonts w:ascii="Arial" w:hAnsi="Arial" w:cs="Arial"/>
        </w:rPr>
      </w:pPr>
      <w:r>
        <w:rPr>
          <w:rFonts w:ascii="Arial" w:hAnsi="Arial" w:cs="Arial"/>
          <w:noProof/>
          <w:lang w:val="es-ES" w:eastAsia="es-ES"/>
        </w:rPr>
        <w:drawing>
          <wp:inline distT="0" distB="0" distL="0" distR="0">
            <wp:extent cx="6978098" cy="3605496"/>
            <wp:effectExtent l="19050" t="0" r="0" b="0"/>
            <wp:docPr id="15" name="Imagen 1" descr="C:\Users\familia colazo\AppData\Desktop\BODE_FTLA_COMPEN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BODE_FTLA_COMPENSADa.png"/>
                    <pic:cNvPicPr>
                      <a:picLocks noChangeAspect="1" noChangeArrowheads="1"/>
                    </pic:cNvPicPr>
                  </pic:nvPicPr>
                  <pic:blipFill>
                    <a:blip r:embed="rId29"/>
                    <a:srcRect/>
                    <a:stretch>
                      <a:fillRect/>
                    </a:stretch>
                  </pic:blipFill>
                  <pic:spPr bwMode="auto">
                    <a:xfrm>
                      <a:off x="0" y="0"/>
                      <a:ext cx="6976160" cy="3604495"/>
                    </a:xfrm>
                    <a:prstGeom prst="rect">
                      <a:avLst/>
                    </a:prstGeom>
                    <a:noFill/>
                    <a:ln w="9525">
                      <a:noFill/>
                      <a:miter lim="800000"/>
                      <a:headEnd/>
                      <a:tailEnd/>
                    </a:ln>
                  </pic:spPr>
                </pic:pic>
              </a:graphicData>
            </a:graphic>
          </wp:inline>
        </w:drawing>
      </w:r>
    </w:p>
    <w:p w:rsidR="0033757A" w:rsidRDefault="00CD4E70" w:rsidP="0033757A">
      <w:pPr>
        <w:ind w:left="-1276"/>
        <w:rPr>
          <w:rFonts w:ascii="Arial" w:hAnsi="Arial" w:cs="Arial"/>
        </w:rPr>
      </w:pPr>
      <w:r>
        <w:rPr>
          <w:rFonts w:ascii="Arial" w:hAnsi="Arial" w:cs="Arial"/>
        </w:rPr>
        <w:tab/>
      </w:r>
      <w:r>
        <w:rPr>
          <w:rFonts w:ascii="Arial" w:hAnsi="Arial" w:cs="Arial"/>
        </w:rPr>
        <w:tab/>
        <w:t>Fig. 21</w:t>
      </w:r>
    </w:p>
    <w:p w:rsidR="005C1BF7" w:rsidRDefault="002253F4" w:rsidP="002253F4">
      <w:pPr>
        <w:rPr>
          <w:rFonts w:ascii="Arial" w:hAnsi="Arial" w:cs="Arial"/>
          <w:color w:val="000000"/>
          <w:shd w:val="clear" w:color="auto" w:fill="FFFFFF"/>
        </w:rPr>
      </w:pPr>
      <w:r>
        <w:rPr>
          <w:rFonts w:ascii="Arial" w:hAnsi="Arial" w:cs="Arial"/>
        </w:rPr>
        <w:t xml:space="preserve">Siendo MF=78.6, podemos determinar que </w:t>
      </w:r>
      <m:oMath>
        <m:r>
          <m:rPr>
            <m:sty m:val="p"/>
          </m:rPr>
          <w:rPr>
            <w:rFonts w:ascii="Cambria Math" w:hAnsi="Cambria Math"/>
            <w:color w:val="000000"/>
            <w:shd w:val="clear" w:color="auto" w:fill="FFFFFF"/>
          </w:rPr>
          <m:t>ζ≈0.786</m:t>
        </m:r>
      </m:oMath>
      <w:r>
        <w:rPr>
          <w:rFonts w:ascii="Arial" w:hAnsi="Arial" w:cs="Arial"/>
          <w:color w:val="000000"/>
          <w:shd w:val="clear" w:color="auto" w:fill="FFFFFF"/>
        </w:rPr>
        <w:t xml:space="preserve">  correspondiendo un sobrepaso= 1.84% que es similar a lo obtenido.</w:t>
      </w:r>
    </w:p>
    <w:p w:rsidR="00A20158" w:rsidRDefault="00C463B9" w:rsidP="0033757A">
      <w:pPr>
        <w:tabs>
          <w:tab w:val="left" w:pos="0"/>
        </w:tabs>
        <w:rPr>
          <w:rFonts w:ascii="Arial" w:hAnsi="Arial" w:cs="Arial"/>
        </w:rPr>
      </w:pPr>
      <w:r>
        <w:rPr>
          <w:rFonts w:ascii="Arial" w:hAnsi="Arial" w:cs="Arial"/>
        </w:rPr>
        <w:t>Podemos notar que el margen de fase aumento, significando esto un aument</w:t>
      </w:r>
      <w:r w:rsidR="00541513">
        <w:rPr>
          <w:rFonts w:ascii="Arial" w:hAnsi="Arial" w:cs="Arial"/>
        </w:rPr>
        <w:t xml:space="preserve">o en la estabilidad del sistema y una </w:t>
      </w:r>
      <w:r w:rsidR="0064766E">
        <w:rPr>
          <w:rFonts w:ascii="Arial" w:hAnsi="Arial" w:cs="Arial"/>
        </w:rPr>
        <w:t>disminución en el sobrepaso</w:t>
      </w:r>
      <w:r w:rsidR="00541513">
        <w:rPr>
          <w:rFonts w:ascii="Arial" w:hAnsi="Arial" w:cs="Arial"/>
        </w:rPr>
        <w:t>.</w:t>
      </w:r>
    </w:p>
    <w:p w:rsidR="005C1BF7" w:rsidRDefault="005C1BF7" w:rsidP="005C1BF7">
      <w:pPr>
        <w:rPr>
          <w:rFonts w:ascii="Arial" w:hAnsi="Arial" w:cs="Arial"/>
          <w:color w:val="000000"/>
          <w:shd w:val="clear" w:color="auto" w:fill="FFFFFF"/>
        </w:rPr>
      </w:pPr>
      <w:r>
        <w:rPr>
          <w:rFonts w:ascii="Arial" w:hAnsi="Arial" w:cs="Arial"/>
          <w:color w:val="000000"/>
          <w:shd w:val="clear" w:color="auto" w:fill="FFFFFF"/>
        </w:rPr>
        <w:t>La siguiente imagen muestra ambas curvas de bode.</w:t>
      </w:r>
    </w:p>
    <w:p w:rsidR="005C1BF7" w:rsidRDefault="005C1BF7" w:rsidP="0033757A">
      <w:pPr>
        <w:tabs>
          <w:tab w:val="left" w:pos="0"/>
        </w:tabs>
        <w:rPr>
          <w:rFonts w:ascii="Arial" w:hAnsi="Arial" w:cs="Arial"/>
        </w:rPr>
      </w:pPr>
      <w:r>
        <w:rPr>
          <w:rFonts w:ascii="Arial" w:hAnsi="Arial" w:cs="Arial"/>
          <w:noProof/>
          <w:lang w:val="es-ES" w:eastAsia="es-ES"/>
        </w:rPr>
        <w:lastRenderedPageBreak/>
        <w:drawing>
          <wp:inline distT="0" distB="0" distL="0" distR="0">
            <wp:extent cx="6126047" cy="3331597"/>
            <wp:effectExtent l="19050" t="0" r="8053" b="0"/>
            <wp:docPr id="18" name="Imagen 2" descr="C:\Users\familia colazo\AppData\Desktop\BODE_COMPA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ia colazo\AppData\Desktop\BODE_COMPARACION.png"/>
                    <pic:cNvPicPr>
                      <a:picLocks noChangeAspect="1" noChangeArrowheads="1"/>
                    </pic:cNvPicPr>
                  </pic:nvPicPr>
                  <pic:blipFill>
                    <a:blip r:embed="rId30"/>
                    <a:srcRect/>
                    <a:stretch>
                      <a:fillRect/>
                    </a:stretch>
                  </pic:blipFill>
                  <pic:spPr bwMode="auto">
                    <a:xfrm>
                      <a:off x="0" y="0"/>
                      <a:ext cx="6131751" cy="3334699"/>
                    </a:xfrm>
                    <a:prstGeom prst="rect">
                      <a:avLst/>
                    </a:prstGeom>
                    <a:noFill/>
                    <a:ln w="9525">
                      <a:noFill/>
                      <a:miter lim="800000"/>
                      <a:headEnd/>
                      <a:tailEnd/>
                    </a:ln>
                  </pic:spPr>
                </pic:pic>
              </a:graphicData>
            </a:graphic>
          </wp:inline>
        </w:drawing>
      </w:r>
    </w:p>
    <w:p w:rsidR="00153841" w:rsidRDefault="005C1BF7" w:rsidP="005C1BF7">
      <w:pPr>
        <w:pStyle w:val="Ttulo1"/>
      </w:pPr>
      <w:r>
        <w:t>Compensador en atraso</w:t>
      </w:r>
    </w:p>
    <w:p w:rsidR="00842595" w:rsidRDefault="00842595" w:rsidP="00842595">
      <w:pPr>
        <w:pStyle w:val="Ttulo3"/>
      </w:pPr>
      <w:r>
        <w:t>Marco Teórico</w:t>
      </w:r>
    </w:p>
    <w:p w:rsidR="00842595" w:rsidRDefault="00915C7D" w:rsidP="00842595">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 s+s* Gn/Gd</m:t>
                  </m:r>
                </m:den>
              </m:f>
              <m:r>
                <w:rPr>
                  <w:rFonts w:ascii="Cambria Math" w:hAnsi="Cambria Math"/>
                </w:rPr>
                <m:t>=0.771</m:t>
              </m:r>
            </m:e>
          </m:func>
        </m:oMath>
      </m:oMathPara>
    </w:p>
    <w:p w:rsidR="00E90E6A" w:rsidRPr="000A4112" w:rsidRDefault="00915C7D" w:rsidP="00842595">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cs="Arial"/>
              <w:lang w:val="en-US"/>
            </w:rPr>
            <m:t>=</m:t>
          </m:r>
          <m:r>
            <w:rPr>
              <w:rFonts w:ascii="Cambria Math" w:hAnsi="Cambria Math"/>
              <w:lang w:val="en-US"/>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1+0.8521*</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m:t>
                          </m:r>
                          <m:d>
                            <m:dPr>
                              <m:ctrlPr>
                                <w:rPr>
                                  <w:rFonts w:ascii="Cambria Math" w:hAnsi="Cambria Math" w:cs="Arial"/>
                                  <w:i/>
                                  <w:lang w:val="es-ES"/>
                                </w:rPr>
                              </m:ctrlPr>
                            </m:dPr>
                            <m:e>
                              <m:r>
                                <w:rPr>
                                  <w:rFonts w:ascii="Cambria Math" w:hAnsi="Cambria Math" w:cs="Arial"/>
                                  <w:lang w:val="es-ES"/>
                                </w:rPr>
                                <m:t>s+2.656</m:t>
                              </m:r>
                            </m:e>
                          </m:d>
                        </m:den>
                      </m:f>
                      <m:r>
                        <w:rPr>
                          <w:rFonts w:ascii="Cambria Math" w:hAnsi="Cambria Math" w:cs="Arial"/>
                          <w:lang w:val="es-ES"/>
                        </w:rPr>
                        <m:t>*</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m:t>
                          </m:r>
                          <m:d>
                            <m:dPr>
                              <m:ctrlPr>
                                <w:rPr>
                                  <w:rFonts w:ascii="Cambria Math" w:hAnsi="Cambria Math" w:cs="Arial"/>
                                  <w:lang w:val="es-ES"/>
                                </w:rPr>
                              </m:ctrlPr>
                            </m:dPr>
                            <m:e>
                              <m:r>
                                <m:rPr>
                                  <m:sty m:val="p"/>
                                </m:rPr>
                                <w:rPr>
                                  <w:rFonts w:ascii="Cambria Math" w:hAnsi="Cambria Math" w:cs="Arial"/>
                                  <w:lang w:val="es-ES"/>
                                </w:rPr>
                                <m:t>s+1764</m:t>
                              </m:r>
                            </m:e>
                          </m:d>
                          <m:d>
                            <m:dPr>
                              <m:ctrlPr>
                                <w:rPr>
                                  <w:rFonts w:ascii="Cambria Math" w:hAnsi="Cambria Math" w:cs="Arial"/>
                                  <w:lang w:val="es-ES"/>
                                </w:rPr>
                              </m:ctrlPr>
                            </m:dPr>
                            <m:e>
                              <m:r>
                                <m:rPr>
                                  <m:sty m:val="p"/>
                                </m:rPr>
                                <w:rPr>
                                  <w:rFonts w:ascii="Cambria Math" w:hAnsi="Cambria Math" w:cs="Arial"/>
                                  <w:lang w:val="es-ES"/>
                                </w:rPr>
                                <m:t>s+2.302</m:t>
                              </m:r>
                            </m:e>
                          </m:d>
                        </m:den>
                      </m:f>
                      <m:ctrlPr>
                        <w:rPr>
                          <w:rFonts w:ascii="Cambria Math" w:hAnsi="Cambria Math" w:cs="Arial"/>
                          <w:i/>
                        </w:rPr>
                      </m:ctrlPr>
                    </m:e>
                  </m:d>
                </m:den>
              </m:f>
            </m:e>
          </m:func>
          <m:r>
            <w:rPr>
              <w:rFonts w:ascii="Cambria Math" w:hAnsi="Cambria Math"/>
            </w:rPr>
            <m:t>=1.32</m:t>
          </m:r>
        </m:oMath>
      </m:oMathPara>
    </w:p>
    <w:p w:rsidR="000A4112" w:rsidRPr="000A4112" w:rsidRDefault="000A4112" w:rsidP="00842595">
      <w:pPr>
        <w:spacing w:before="100" w:beforeAutospacing="1" w:after="100" w:afterAutospacing="1"/>
      </w:pPr>
      <m:oMathPara>
        <m:oMath>
          <m:r>
            <w:rPr>
              <w:rFonts w:ascii="Cambria Math" w:hAnsi="Cambria Math"/>
            </w:rPr>
            <m:t>Kv=0.758</m:t>
          </m:r>
        </m:oMath>
      </m:oMathPara>
    </w:p>
    <w:p w:rsidR="00E90E6A" w:rsidRPr="00E90E6A" w:rsidRDefault="00E90E6A" w:rsidP="00842595">
      <w:pPr>
        <w:spacing w:before="100" w:beforeAutospacing="1" w:after="100" w:afterAutospacing="1"/>
      </w:pPr>
    </w:p>
    <w:p w:rsidR="00842595" w:rsidRDefault="00842595" w:rsidP="00842595">
      <w:pPr>
        <w:spacing w:before="100" w:beforeAutospacing="1" w:after="100" w:afterAutospacing="1"/>
      </w:pPr>
      <w:r>
        <w:t>Donde Gn y Gd son el numerador y denominador de G*H.</w:t>
      </w:r>
    </w:p>
    <w:p w:rsidR="00D55535" w:rsidRDefault="00D55535" w:rsidP="00842595">
      <w:pPr>
        <w:spacing w:before="100" w:beforeAutospacing="1" w:after="100" w:afterAutospacing="1"/>
      </w:pPr>
      <w:r>
        <w:t>Se pretende obt</w:t>
      </w:r>
      <w:r w:rsidR="000439FE">
        <w:t>ener Ev&lt;10%, por lo tanto Kv=10.</w:t>
      </w:r>
    </w:p>
    <w:p w:rsidR="00D3430C" w:rsidRDefault="00D3430C" w:rsidP="00D3430C">
      <w:pPr>
        <w:spacing w:before="100" w:beforeAutospacing="1" w:after="100" w:afterAutospacing="1"/>
      </w:pPr>
      <w:r>
        <w:tab/>
      </w:r>
      <w:r>
        <w:tab/>
      </w:r>
      <w:r>
        <w:tab/>
      </w:r>
      <w:r>
        <w:rPr>
          <w:rFonts w:ascii="Cambria Math" w:hAnsi="Cambria Math"/>
        </w:rPr>
        <w:br/>
      </w:r>
      <m:oMathPara>
        <m:oMath>
          <m:sSub>
            <m:sSubPr>
              <m:ctrlPr>
                <w:rPr>
                  <w:rFonts w:ascii="Cambria Math" w:hAnsi="Cambria Math"/>
                  <w:i/>
                </w:rPr>
              </m:ctrlPr>
            </m:sSubPr>
            <m:e>
              <m:r>
                <w:rPr>
                  <w:rFonts w:ascii="Cambria Math" w:hAnsi="Cambria Math"/>
                </w:rPr>
                <m:t>ε</m:t>
              </m:r>
            </m:e>
            <m:sub>
              <m:r>
                <w:rPr>
                  <w:rFonts w:ascii="Cambria Math" w:hAnsi="Cambria Math"/>
                </w:rPr>
                <m:t>ssc</m:t>
              </m:r>
            </m:sub>
          </m:sSub>
          <m:r>
            <w:rPr>
              <w:rFonts w:ascii="Cambria Math" w:hAnsi="Cambria Math"/>
            </w:rPr>
            <m:t>= 0.1</m:t>
          </m:r>
        </m:oMath>
      </m:oMathPara>
    </w:p>
    <w:p w:rsidR="00047C56" w:rsidRDefault="00047C56" w:rsidP="00D3430C">
      <w:pPr>
        <w:spacing w:before="100" w:beforeAutospacing="1" w:after="100" w:afterAutospacing="1"/>
      </w:pPr>
      <m:oMathPara>
        <m:oMath>
          <m:r>
            <w:rPr>
              <w:rFonts w:ascii="Cambria Math" w:hAnsi="Cambria Math"/>
            </w:rPr>
            <m:t>Kv=</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r>
                <w:rPr>
                  <w:rFonts w:ascii="Cambria Math" w:hAnsi="Cambria Math"/>
                </w:rPr>
                <m:t>s</m:t>
              </m:r>
              <m:d>
                <m:dPr>
                  <m:ctrlPr>
                    <w:rPr>
                      <w:rFonts w:ascii="Cambria Math" w:hAnsi="Cambria Math"/>
                      <w:i/>
                    </w:rPr>
                  </m:ctrlPr>
                </m:dPr>
                <m:e>
                  <m:r>
                    <w:rPr>
                      <w:rFonts w:ascii="Cambria Math" w:hAnsi="Cambria Math"/>
                    </w:rPr>
                    <m:t>Kcβ</m:t>
                  </m:r>
                  <m:f>
                    <m:fPr>
                      <m:ctrlPr>
                        <w:rPr>
                          <w:rFonts w:ascii="Cambria Math" w:hAnsi="Cambria Math" w:cs="Arial"/>
                          <w:i/>
                          <w:lang w:val="es-ES"/>
                        </w:rPr>
                      </m:ctrlPr>
                    </m:fPr>
                    <m:num>
                      <m:r>
                        <w:rPr>
                          <w:rFonts w:ascii="Cambria Math" w:hAnsi="Cambria Math" w:cs="Arial"/>
                          <w:lang w:val="es-ES"/>
                        </w:rPr>
                        <m:t>Ts+1</m:t>
                      </m:r>
                    </m:num>
                    <m:den>
                      <m:r>
                        <w:rPr>
                          <w:rFonts w:ascii="Cambria Math" w:hAnsi="Cambria Math"/>
                        </w:rPr>
                        <m:t>βTs+1</m:t>
                      </m:r>
                    </m:den>
                  </m:f>
                  <m:ctrlPr>
                    <w:rPr>
                      <w:rFonts w:ascii="Cambria Math" w:hAnsi="Cambria Math" w:cs="Arial"/>
                      <w:i/>
                      <w:lang w:val="es-ES"/>
                    </w:rPr>
                  </m:ctrlPr>
                </m:e>
              </m:d>
              <m:r>
                <w:rPr>
                  <w:rFonts w:ascii="Cambria Math" w:hAnsi="Cambria Math" w:cs="Arial"/>
                  <w:lang w:val="es-ES"/>
                </w:rPr>
                <m:t>*(0.8521*</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m:t>
                  </m:r>
                  <m:d>
                    <m:dPr>
                      <m:ctrlPr>
                        <w:rPr>
                          <w:rFonts w:ascii="Cambria Math" w:hAnsi="Cambria Math" w:cs="Arial"/>
                          <w:i/>
                          <w:lang w:val="es-ES"/>
                        </w:rPr>
                      </m:ctrlPr>
                    </m:dPr>
                    <m:e>
                      <m:r>
                        <w:rPr>
                          <w:rFonts w:ascii="Cambria Math" w:hAnsi="Cambria Math" w:cs="Arial"/>
                          <w:lang w:val="es-ES"/>
                        </w:rPr>
                        <m:t>s+2.656</m:t>
                      </m:r>
                    </m:e>
                  </m:d>
                </m:den>
              </m:f>
              <m:r>
                <w:rPr>
                  <w:rFonts w:ascii="Cambria Math" w:hAnsi="Cambria Math" w:cs="Arial"/>
                  <w:lang w:val="es-ES"/>
                </w:rPr>
                <m:t>*</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m:t>
                  </m:r>
                  <m:d>
                    <m:dPr>
                      <m:ctrlPr>
                        <w:rPr>
                          <w:rFonts w:ascii="Cambria Math" w:hAnsi="Cambria Math" w:cs="Arial"/>
                          <w:lang w:val="es-ES"/>
                        </w:rPr>
                      </m:ctrlPr>
                    </m:dPr>
                    <m:e>
                      <m:r>
                        <m:rPr>
                          <m:sty m:val="p"/>
                        </m:rPr>
                        <w:rPr>
                          <w:rFonts w:ascii="Cambria Math" w:hAnsi="Cambria Math" w:cs="Arial"/>
                          <w:lang w:val="es-ES"/>
                        </w:rPr>
                        <m:t>s+1764</m:t>
                      </m:r>
                    </m:e>
                  </m:d>
                  <m:d>
                    <m:dPr>
                      <m:ctrlPr>
                        <w:rPr>
                          <w:rFonts w:ascii="Cambria Math" w:hAnsi="Cambria Math" w:cs="Arial"/>
                          <w:lang w:val="es-ES"/>
                        </w:rPr>
                      </m:ctrlPr>
                    </m:dPr>
                    <m:e>
                      <m:r>
                        <m:rPr>
                          <m:sty m:val="p"/>
                        </m:rPr>
                        <w:rPr>
                          <w:rFonts w:ascii="Cambria Math" w:hAnsi="Cambria Math" w:cs="Arial"/>
                          <w:lang w:val="es-ES"/>
                        </w:rPr>
                        <m:t>s+2.302</m:t>
                      </m:r>
                    </m:e>
                  </m:d>
                </m:den>
              </m:f>
            </m:e>
          </m:func>
          <m:r>
            <w:rPr>
              <w:rFonts w:ascii="Cambria Math" w:hAnsi="Cambria Math"/>
            </w:rPr>
            <m:t>)=10</m:t>
          </m:r>
        </m:oMath>
      </m:oMathPara>
    </w:p>
    <w:p w:rsidR="00E90E6A" w:rsidRPr="00D55535" w:rsidRDefault="00D55535" w:rsidP="00842595">
      <w:pPr>
        <w:spacing w:before="100" w:beforeAutospacing="1" w:after="100" w:afterAutospacing="1"/>
      </w:pPr>
      <w:r>
        <w:t xml:space="preserve">Se busca no </w:t>
      </w:r>
      <w:r w:rsidR="005840ED">
        <w:t>alterar la característica de la respuesta transitoria</w:t>
      </w:r>
      <w:r>
        <w:t>, por lo tanto Kc=1, luego:</w:t>
      </w:r>
    </w:p>
    <w:p w:rsidR="00D55535" w:rsidRDefault="00D55535" w:rsidP="00842595">
      <w:pPr>
        <w:spacing w:before="100" w:beforeAutospacing="1" w:after="100" w:afterAutospacing="1"/>
      </w:pPr>
      <m:oMathPara>
        <m:oMath>
          <m:r>
            <w:rPr>
              <w:rFonts w:ascii="Cambria Math" w:hAnsi="Cambria Math"/>
            </w:rPr>
            <w:lastRenderedPageBreak/>
            <m:t>β=</m:t>
          </m:r>
          <m:f>
            <m:fPr>
              <m:ctrlPr>
                <w:rPr>
                  <w:rFonts w:ascii="Cambria Math" w:hAnsi="Cambria Math"/>
                  <w:i/>
                </w:rPr>
              </m:ctrlPr>
            </m:fPr>
            <m:num>
              <m:r>
                <w:rPr>
                  <w:rFonts w:ascii="Cambria Math" w:hAnsi="Cambria Math"/>
                </w:rPr>
                <m:t>KvCompensado</m:t>
              </m:r>
            </m:num>
            <m:den>
              <m:r>
                <w:rPr>
                  <w:rFonts w:ascii="Cambria Math" w:hAnsi="Cambria Math"/>
                </w:rPr>
                <m:t>KvsinCompensar</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0.758</m:t>
              </m:r>
            </m:den>
          </m:f>
          <m:r>
            <w:rPr>
              <w:rFonts w:ascii="Cambria Math" w:hAnsi="Cambria Math"/>
            </w:rPr>
            <m:t>=13.2</m:t>
          </m:r>
        </m:oMath>
      </m:oMathPara>
    </w:p>
    <w:p w:rsidR="00012427" w:rsidRDefault="00012427" w:rsidP="00842595">
      <w:pPr>
        <w:spacing w:before="100" w:beforeAutospacing="1" w:after="100" w:afterAutospacing="1"/>
      </w:pPr>
      <w:r>
        <w:t xml:space="preserve">Para no afectar la respuesta transitoria los ángulos que aportan el polo y el cero deben ser mínimos. Luego se elige un polo en 0.02. </w:t>
      </w:r>
      <w:r w:rsidR="005840ED">
        <w:t>Entonces</w:t>
      </w:r>
      <w:r>
        <w:t>:</w:t>
      </w:r>
    </w:p>
    <w:p w:rsidR="00012427" w:rsidRDefault="00915C7D" w:rsidP="00012427">
      <w:pPr>
        <w:spacing w:before="100" w:beforeAutospacing="1" w:after="100" w:afterAutospacing="1"/>
        <w:jc w:val="center"/>
      </w:pPr>
      <m:oMathPara>
        <m:oMath>
          <m:f>
            <m:fPr>
              <m:ctrlPr>
                <w:rPr>
                  <w:rFonts w:ascii="Cambria Math" w:hAnsi="Cambria Math"/>
                  <w:i/>
                </w:rPr>
              </m:ctrlPr>
            </m:fPr>
            <m:num>
              <m:r>
                <w:rPr>
                  <w:rFonts w:ascii="Cambria Math" w:hAnsi="Cambria Math"/>
                </w:rPr>
                <m:t>1</m:t>
              </m:r>
            </m:num>
            <m:den>
              <m:r>
                <w:rPr>
                  <w:rFonts w:ascii="Cambria Math" w:hAnsi="Cambria Math"/>
                </w:rPr>
                <m:t>Tβ</m:t>
              </m:r>
            </m:den>
          </m:f>
          <m:r>
            <w:rPr>
              <w:rFonts w:ascii="Cambria Math" w:hAnsi="Cambria Math"/>
            </w:rPr>
            <m:t>=0.02</m:t>
          </m:r>
        </m:oMath>
      </m:oMathPara>
    </w:p>
    <w:p w:rsidR="00012427" w:rsidRPr="00012427" w:rsidRDefault="00012427" w:rsidP="00012427">
      <w:pPr>
        <w:spacing w:before="100" w:beforeAutospacing="1" w:after="100" w:afterAutospacing="1"/>
        <w:jc w:val="cente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13.2*0.02</m:t>
              </m:r>
            </m:den>
          </m:f>
        </m:oMath>
      </m:oMathPara>
    </w:p>
    <w:p w:rsidR="00012427" w:rsidRPr="00012427" w:rsidRDefault="00012427" w:rsidP="00012427">
      <w:pPr>
        <w:spacing w:before="100" w:beforeAutospacing="1" w:after="100" w:afterAutospacing="1"/>
        <w:jc w:val="center"/>
      </w:pPr>
      <m:oMathPara>
        <m:oMath>
          <m:r>
            <w:rPr>
              <w:rFonts w:ascii="Cambria Math" w:hAnsi="Cambria Math"/>
            </w:rPr>
            <m:t>Cero=</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=0.264</m:t>
          </m:r>
        </m:oMath>
      </m:oMathPara>
    </w:p>
    <w:p w:rsidR="00D55535" w:rsidRDefault="00012427" w:rsidP="00842595">
      <w:pPr>
        <w:spacing w:before="100" w:beforeAutospacing="1" w:after="100" w:afterAutospacing="1"/>
      </w:pPr>
      <w:r>
        <w:t>El compensador en adelanto es:</w:t>
      </w:r>
    </w:p>
    <w:p w:rsidR="00012427" w:rsidRPr="00D55535" w:rsidRDefault="00012427" w:rsidP="00842595">
      <w:pPr>
        <w:spacing w:before="100" w:beforeAutospacing="1" w:after="100" w:afterAutospacing="1"/>
      </w:pPr>
      <m:oMathPara>
        <m:oMath>
          <m:r>
            <w:rPr>
              <w:rFonts w:ascii="Cambria Math" w:hAnsi="Cambria Math"/>
            </w:rPr>
            <m:t>Gca=</m:t>
          </m:r>
          <m:f>
            <m:fPr>
              <m:ctrlPr>
                <w:rPr>
                  <w:rFonts w:ascii="Cambria Math" w:hAnsi="Cambria Math"/>
                  <w:i/>
                </w:rPr>
              </m:ctrlPr>
            </m:fPr>
            <m:num>
              <m:r>
                <w:rPr>
                  <w:rFonts w:ascii="Cambria Math" w:hAnsi="Cambria Math"/>
                </w:rPr>
                <m:t>s+0.26</m:t>
              </m:r>
            </m:num>
            <m:den>
              <m:r>
                <w:rPr>
                  <w:rFonts w:ascii="Cambria Math" w:hAnsi="Cambria Math"/>
                </w:rPr>
                <m:t>s+0.02</m:t>
              </m:r>
            </m:den>
          </m:f>
        </m:oMath>
      </m:oMathPara>
    </w:p>
    <w:p w:rsidR="00842595" w:rsidRDefault="00066CFB" w:rsidP="00842595">
      <w:r>
        <w:t>A continuación se muestran imágenes</w:t>
      </w:r>
      <w:r w:rsidR="00334A66">
        <w:t xml:space="preserve"> de S</w:t>
      </w:r>
      <w:r>
        <w:t>imulink mostrando el error en régimen antes de compensar y después. Se hizo un acercamiento en las imágenes para poder verificar los valores calculados con los valores de la simulación.</w:t>
      </w:r>
    </w:p>
    <w:p w:rsidR="00066CFB" w:rsidRDefault="00066CFB" w:rsidP="00842595">
      <w:r>
        <w:t>Antes de compensar:</w:t>
      </w:r>
    </w:p>
    <w:p w:rsidR="00066CFB" w:rsidRDefault="00066CFB" w:rsidP="00842595">
      <w:r>
        <w:rPr>
          <w:noProof/>
          <w:lang w:val="es-ES" w:eastAsia="es-ES"/>
        </w:rPr>
        <w:drawing>
          <wp:inline distT="0" distB="0" distL="0" distR="0">
            <wp:extent cx="5822672" cy="2759102"/>
            <wp:effectExtent l="19050" t="0" r="6628" b="0"/>
            <wp:docPr id="30" name="Imagen 3" descr="C:\Users\familia colazo\AppData\Desktop\SIN_ATRASO_AUMEN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SIN_ATRASO_AUMENTADO.png"/>
                    <pic:cNvPicPr>
                      <a:picLocks noChangeAspect="1" noChangeArrowheads="1"/>
                    </pic:cNvPicPr>
                  </pic:nvPicPr>
                  <pic:blipFill>
                    <a:blip r:embed="rId31"/>
                    <a:srcRect/>
                    <a:stretch>
                      <a:fillRect/>
                    </a:stretch>
                  </pic:blipFill>
                  <pic:spPr bwMode="auto">
                    <a:xfrm>
                      <a:off x="0" y="0"/>
                      <a:ext cx="5819297" cy="2757503"/>
                    </a:xfrm>
                    <a:prstGeom prst="rect">
                      <a:avLst/>
                    </a:prstGeom>
                    <a:noFill/>
                    <a:ln w="9525">
                      <a:noFill/>
                      <a:miter lim="800000"/>
                      <a:headEnd/>
                      <a:tailEnd/>
                    </a:ln>
                  </pic:spPr>
                </pic:pic>
              </a:graphicData>
            </a:graphic>
          </wp:inline>
        </w:drawing>
      </w:r>
    </w:p>
    <w:p w:rsidR="002A6F2C" w:rsidRDefault="002A6F2C" w:rsidP="00842595">
      <w:r>
        <w:t>La división del eje vertical es de 0.2.</w:t>
      </w:r>
    </w:p>
    <w:p w:rsidR="002A6F2C" w:rsidRDefault="002A6F2C" w:rsidP="00842595"/>
    <w:p w:rsidR="002A6F2C" w:rsidRDefault="002A6F2C" w:rsidP="00842595"/>
    <w:p w:rsidR="002A6F2C" w:rsidRDefault="002A6F2C" w:rsidP="00842595"/>
    <w:p w:rsidR="00066CFB" w:rsidRDefault="00066CFB" w:rsidP="00842595">
      <w:r>
        <w:lastRenderedPageBreak/>
        <w:t>Después de compensar:</w:t>
      </w:r>
    </w:p>
    <w:p w:rsidR="00066CFB" w:rsidRDefault="00066CFB" w:rsidP="00842595">
      <w:r>
        <w:rPr>
          <w:noProof/>
          <w:lang w:val="es-ES" w:eastAsia="es-ES"/>
        </w:rPr>
        <w:drawing>
          <wp:inline distT="0" distB="0" distL="0" distR="0">
            <wp:extent cx="5826760" cy="2802771"/>
            <wp:effectExtent l="19050" t="0" r="2540" b="0"/>
            <wp:docPr id="31" name="Imagen 4" descr="C:\Users\familia colazo\AppData\Desktop\ATRASO_COMPENSADO_AUMEN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ATRASO_COMPENSADO_AUMENTADO.png"/>
                    <pic:cNvPicPr>
                      <a:picLocks noChangeAspect="1" noChangeArrowheads="1"/>
                    </pic:cNvPicPr>
                  </pic:nvPicPr>
                  <pic:blipFill>
                    <a:blip r:embed="rId32"/>
                    <a:srcRect/>
                    <a:stretch>
                      <a:fillRect/>
                    </a:stretch>
                  </pic:blipFill>
                  <pic:spPr bwMode="auto">
                    <a:xfrm>
                      <a:off x="0" y="0"/>
                      <a:ext cx="5822770" cy="2800852"/>
                    </a:xfrm>
                    <a:prstGeom prst="rect">
                      <a:avLst/>
                    </a:prstGeom>
                    <a:noFill/>
                    <a:ln w="9525">
                      <a:noFill/>
                      <a:miter lim="800000"/>
                      <a:headEnd/>
                      <a:tailEnd/>
                    </a:ln>
                  </pic:spPr>
                </pic:pic>
              </a:graphicData>
            </a:graphic>
          </wp:inline>
        </w:drawing>
      </w:r>
    </w:p>
    <w:p w:rsidR="002A6F2C" w:rsidRDefault="002A6F2C" w:rsidP="002A6F2C">
      <w:r>
        <w:t>La división del eje vertical es de 0.1.</w:t>
      </w:r>
    </w:p>
    <w:p w:rsidR="00066CFB" w:rsidRPr="00842595" w:rsidRDefault="00264457" w:rsidP="00842595">
      <w:r>
        <w:t>Se puede observar que los valores en las graficas coinciden con los valores calculados.</w:t>
      </w:r>
    </w:p>
    <w:p w:rsidR="00153841" w:rsidRPr="00F569BC" w:rsidRDefault="00153841" w:rsidP="00153841">
      <w:pPr>
        <w:pStyle w:val="Ttulo1"/>
      </w:pPr>
      <w:r w:rsidRPr="00F569BC">
        <w:t>Variables de Estado</w:t>
      </w:r>
    </w:p>
    <w:p w:rsidR="00153841" w:rsidRDefault="00153841" w:rsidP="00153841">
      <w:r w:rsidRPr="00F569BC">
        <w:t xml:space="preserve">También se </w:t>
      </w:r>
      <w:r w:rsidR="00B14AEC" w:rsidRPr="00F569BC">
        <w:t>desarrolló</w:t>
      </w:r>
      <w:r w:rsidRPr="00F569BC">
        <w:t xml:space="preserve"> la compensación por </w:t>
      </w:r>
      <w:r w:rsidR="00B75510">
        <w:t xml:space="preserve">el método </w:t>
      </w:r>
      <w:r w:rsidRPr="00F569BC">
        <w:t xml:space="preserve">variables de estado. </w:t>
      </w:r>
      <w:r>
        <w:t>Los cálculos se automatizaron al haber sido programado en matlab.</w:t>
      </w:r>
    </w:p>
    <w:p w:rsidR="00153841" w:rsidRDefault="00153841" w:rsidP="00153841">
      <w:r>
        <w:t>A continuación se muestra el desarrollo teórico.</w:t>
      </w:r>
    </w:p>
    <w:p w:rsidR="00153841" w:rsidRDefault="00153841" w:rsidP="00153841">
      <w:r>
        <w:t>En primer lugar transformamos el sistema de la función de transferencia al espacio de estados, obteniendo el siguiente diagrama de bloques.</w:t>
      </w:r>
    </w:p>
    <w:p w:rsidR="00153841" w:rsidRDefault="00153841" w:rsidP="00153841">
      <w:r w:rsidRPr="00F569BC">
        <w:rPr>
          <w:noProof/>
          <w:lang w:val="es-ES" w:eastAsia="es-ES"/>
        </w:rPr>
        <w:drawing>
          <wp:inline distT="0" distB="0" distL="0" distR="0">
            <wp:extent cx="5181600" cy="2400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inline>
        </w:drawing>
      </w:r>
    </w:p>
    <w:p w:rsidR="00153841" w:rsidRDefault="00CD4E70" w:rsidP="00153841">
      <w:r>
        <w:t>Fig. 22</w:t>
      </w:r>
    </w:p>
    <w:p w:rsidR="00153841" w:rsidRPr="005D6F13" w:rsidRDefault="00915C7D" w:rsidP="00153841">
      <w:pPr>
        <w:spacing w:before="100" w:beforeAutospacing="1" w:after="100" w:afterAutospacing="1"/>
        <w:rPr>
          <w:b/>
          <w:sz w:val="28"/>
          <w:szCs w:val="28"/>
        </w:rPr>
      </w:pPr>
      <m:oMathPara>
        <m:oMath>
          <m:acc>
            <m:accPr>
              <m:chr m:val="̇"/>
              <m:ctrlPr>
                <w:rPr>
                  <w:rFonts w:ascii="Cambria Math" w:hAnsi="Cambria Math"/>
                  <w:b/>
                  <w:i/>
                  <w:sz w:val="28"/>
                  <w:szCs w:val="28"/>
                </w:rPr>
              </m:ctrlPr>
            </m:accPr>
            <m:e>
              <m:acc>
                <m:accPr>
                  <m:chr m:val="⃑"/>
                  <m:ctrlPr>
                    <w:rPr>
                      <w:rFonts w:ascii="Cambria Math" w:hAnsi="Cambria Math"/>
                      <w:b/>
                      <w:i/>
                      <w:sz w:val="28"/>
                      <w:szCs w:val="28"/>
                    </w:rPr>
                  </m:ctrlPr>
                </m:accPr>
                <m:e>
                  <m:r>
                    <m:rPr>
                      <m:sty m:val="bi"/>
                    </m:rPr>
                    <w:rPr>
                      <w:rFonts w:ascii="Cambria Math" w:hAnsi="Cambria Math"/>
                      <w:sz w:val="28"/>
                      <w:szCs w:val="28"/>
                    </w:rPr>
                    <m:t>x</m:t>
                  </m:r>
                </m:e>
              </m:acc>
            </m:e>
          </m:acc>
          <m:r>
            <m:rPr>
              <m:sty m:val="bi"/>
            </m:rPr>
            <w:rPr>
              <w:rFonts w:ascii="Cambria Math" w:hAnsi="Cambria Math"/>
              <w:sz w:val="28"/>
              <w:szCs w:val="28"/>
            </w:rPr>
            <m:t>=A</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+Bu</m:t>
          </m:r>
        </m:oMath>
      </m:oMathPara>
    </w:p>
    <w:p w:rsidR="00153841" w:rsidRPr="005D6F13" w:rsidRDefault="00153841" w:rsidP="00153841">
      <w:pPr>
        <w:spacing w:before="100" w:beforeAutospacing="1" w:after="100" w:afterAutospacing="1"/>
        <w:rPr>
          <w:b/>
          <w:sz w:val="28"/>
          <w:szCs w:val="28"/>
        </w:rPr>
      </w:pPr>
      <m:oMathPara>
        <m:oMath>
          <m:r>
            <m:rPr>
              <m:sty m:val="bi"/>
            </m:rPr>
            <w:rPr>
              <w:rFonts w:ascii="Cambria Math" w:hAnsi="Cambria Math"/>
              <w:sz w:val="28"/>
              <w:szCs w:val="28"/>
            </w:rPr>
            <w:lastRenderedPageBreak/>
            <m:t>y=C</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+Du</m:t>
          </m:r>
        </m:oMath>
      </m:oMathPara>
    </w:p>
    <w:p w:rsidR="00153841" w:rsidRDefault="00153841" w:rsidP="00153841">
      <w:r>
        <w:t xml:space="preserve">Luego, por el método de Kalman, se determina la controlabilidad y observabilidad del sistema. Si el sistema es controlable se lo puede retroalimentar de manera que pueda llegar a los polos deseados, cualquiera sean estos. </w:t>
      </w:r>
    </w:p>
    <w:p w:rsidR="00153841" w:rsidRDefault="00153841" w:rsidP="00153841">
      <w:r>
        <w:t>Para ello definimos la matriz de controlabilidad (C) y la matriz de observabilidad (O) donde:</w:t>
      </w:r>
    </w:p>
    <w:p w:rsidR="00153841" w:rsidRDefault="00153841" w:rsidP="00153841">
      <m:oMathPara>
        <m:oMath>
          <m:r>
            <w:rPr>
              <w:rFonts w:ascii="Cambria Math" w:hAnsi="Cambria Math"/>
            </w:rPr>
            <m:t xml:space="preserve">C=[b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oMath>
      </m:oMathPara>
    </w:p>
    <w:p w:rsidR="00153841" w:rsidRDefault="00153841" w:rsidP="00153841">
      <m:oMathPara>
        <m:oMath>
          <m:r>
            <w:rPr>
              <w:rFonts w:ascii="Cambria Math" w:hAnsi="Cambria Math"/>
            </w:rPr>
            <m:t>O=</m:t>
          </m:r>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t</m:t>
                    </m:r>
                  </m:sup>
                </m:sSup>
              </m:e>
            </m:mr>
            <m:mr>
              <m:e>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 xml:space="preserve"> A</m:t>
                </m:r>
              </m:e>
            </m:mr>
            <m:mr>
              <m:e>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2</m:t>
                    </m:r>
                  </m:sup>
                </m:sSup>
              </m:e>
            </m:mr>
          </m:m>
        </m:oMath>
      </m:oMathPara>
    </w:p>
    <w:p w:rsidR="00153841" w:rsidRDefault="00153841" w:rsidP="00153841"/>
    <w:p w:rsidR="00153841" w:rsidRDefault="00153841" w:rsidP="00153841">
      <w:r>
        <w:t>Si C es de rango completo, entonces el sistema es controlable. Y si O es de rango completo, entonces este es observable.</w:t>
      </w:r>
      <w:r w:rsidR="00090631">
        <w:t xml:space="preserve"> Una matriz es de rango completo si su determinante es distinto de cero.</w:t>
      </w:r>
      <w:r>
        <w:br/>
        <w:t xml:space="preserve">Con la realimentación </w:t>
      </w:r>
      <m:oMath>
        <m:r>
          <w:rPr>
            <w:rFonts w:ascii="Cambria Math" w:hAnsi="Cambria Math"/>
          </w:rPr>
          <m:t>u=k*x=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k1</m:t>
                  </m:r>
                </m:e>
                <m:e>
                  <m:r>
                    <w:rPr>
                      <w:rFonts w:ascii="Cambria Math" w:hAnsi="Cambria Math"/>
                    </w:rPr>
                    <m:t>k2</m:t>
                  </m:r>
                </m:e>
                <m:e>
                  <m:r>
                    <w:rPr>
                      <w:rFonts w:ascii="Cambria Math" w:hAnsi="Cambria Math"/>
                    </w:rPr>
                    <m:t>k3</m:t>
                  </m:r>
                </m:e>
              </m:mr>
            </m:m>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x1</m:t>
              </m:r>
            </m:e>
          </m:mr>
          <m:mr>
            <m:e>
              <m:r>
                <w:rPr>
                  <w:rFonts w:ascii="Cambria Math" w:hAnsi="Cambria Math"/>
                </w:rPr>
                <m:t>x2</m:t>
              </m:r>
            </m:e>
          </m:mr>
          <m:mr>
            <m:e>
              <m:r>
                <w:rPr>
                  <w:rFonts w:ascii="Cambria Math" w:hAnsi="Cambria Math"/>
                </w:rPr>
                <m:t>x3</m:t>
              </m:r>
            </m:e>
          </m:mr>
        </m:m>
      </m:oMath>
      <w:r>
        <w:t xml:space="preserve">    tenemos:</w:t>
      </w:r>
    </w:p>
    <w:p w:rsidR="00153841" w:rsidRDefault="00915C7D" w:rsidP="00153841">
      <m:oMathPara>
        <m:oMath>
          <m:acc>
            <m:accPr>
              <m:chr m:val="̇"/>
              <m:ctrlPr>
                <w:rPr>
                  <w:rFonts w:ascii="Cambria Math" w:hAnsi="Cambria Math"/>
                  <w:i/>
                </w:rPr>
              </m:ctrlPr>
            </m:accPr>
            <m:e>
              <m:r>
                <w:rPr>
                  <w:rFonts w:ascii="Cambria Math" w:hAnsi="Cambria Math"/>
                </w:rPr>
                <m:t>x</m:t>
              </m:r>
            </m:e>
          </m:acc>
          <m:r>
            <w:rPr>
              <w:rFonts w:ascii="Cambria Math" w:hAnsi="Cambria Math"/>
            </w:rPr>
            <m:t>=Ax+</m:t>
          </m:r>
          <m:d>
            <m:dPr>
              <m:ctrlPr>
                <w:rPr>
                  <w:rFonts w:ascii="Cambria Math" w:hAnsi="Cambria Math"/>
                  <w:i/>
                </w:rPr>
              </m:ctrlPr>
            </m:dPr>
            <m:e>
              <m:r>
                <w:rPr>
                  <w:rFonts w:ascii="Cambria Math" w:hAnsi="Cambria Math"/>
                </w:rPr>
                <m:t>b*k</m:t>
              </m:r>
            </m:e>
          </m:d>
          <m:r>
            <w:rPr>
              <w:rFonts w:ascii="Cambria Math" w:hAnsi="Cambria Math"/>
            </w:rPr>
            <m:t>x=</m:t>
          </m:r>
          <m:d>
            <m:dPr>
              <m:ctrlPr>
                <w:rPr>
                  <w:rFonts w:ascii="Cambria Math" w:hAnsi="Cambria Math"/>
                  <w:i/>
                </w:rPr>
              </m:ctrlPr>
            </m:dPr>
            <m:e>
              <m:r>
                <w:rPr>
                  <w:rFonts w:ascii="Cambria Math" w:hAnsi="Cambria Math"/>
                </w:rPr>
                <m:t>A+b*k</m:t>
              </m:r>
            </m:e>
          </m:d>
          <m:r>
            <w:rPr>
              <w:rFonts w:ascii="Cambria Math" w:hAnsi="Cambria Math"/>
            </w:rPr>
            <m:t>x</m:t>
          </m:r>
        </m:oMath>
      </m:oMathPara>
    </w:p>
    <w:p w:rsidR="00E31BFD" w:rsidRPr="00BB4F42" w:rsidRDefault="00BB4F42" w:rsidP="00E31BFD">
      <w:r>
        <w:rPr>
          <w:rFonts w:ascii="Arial" w:hAnsi="Arial" w:cs="Arial"/>
          <w:lang w:val="es-ES"/>
        </w:rPr>
        <w:t>Este compensador va a ser el vector de estados "k", cuyos dos valores internos k1 y k2 cumplen la siguiente condición:</w:t>
      </w:r>
      <w:r>
        <w:rPr>
          <w:rFonts w:ascii="Cambria Math" w:hAnsi="Cambria Math" w:cs="Arial"/>
          <w:lang w:val="es-ES"/>
        </w:rPr>
        <w:br/>
      </w:r>
      <m:oMathPara>
        <m:oMath>
          <m:func>
            <m:funcPr>
              <m:ctrlPr>
                <w:rPr>
                  <w:rFonts w:ascii="Cambria Math" w:hAnsi="Cambria Math" w:cs="Arial"/>
                  <w:i/>
                  <w:lang w:val="es-ES"/>
                </w:rPr>
              </m:ctrlPr>
            </m:funcPr>
            <m:fName>
              <m:r>
                <m:rPr>
                  <m:sty m:val="p"/>
                </m:rPr>
                <w:rPr>
                  <w:rFonts w:ascii="Cambria Math" w:hAnsi="Cambria Math" w:cs="Arial"/>
                  <w:lang w:val="es-ES"/>
                </w:rPr>
                <m:t>det</m:t>
              </m:r>
            </m:fName>
            <m:e>
              <m:d>
                <m:dPr>
                  <m:ctrlPr>
                    <w:rPr>
                      <w:rFonts w:ascii="Cambria Math" w:hAnsi="Cambria Math" w:cs="Arial"/>
                      <w:i/>
                      <w:lang w:val="es-ES"/>
                    </w:rPr>
                  </m:ctrlPr>
                </m:dPr>
                <m:e>
                  <m:d>
                    <m:dPr>
                      <m:ctrlPr>
                        <w:rPr>
                          <w:rFonts w:ascii="Cambria Math" w:hAnsi="Cambria Math" w:cs="Arial"/>
                          <w:i/>
                          <w:lang w:val="es-ES"/>
                        </w:rPr>
                      </m:ctrlPr>
                    </m:dPr>
                    <m:e>
                      <m:r>
                        <w:rPr>
                          <w:rFonts w:ascii="Cambria Math" w:hAnsi="Cambria Math" w:cs="Arial"/>
                          <w:lang w:val="es-ES"/>
                        </w:rPr>
                        <m:t>A+b*k</m:t>
                      </m:r>
                    </m:e>
                  </m:d>
                  <m:r>
                    <w:rPr>
                      <w:rFonts w:ascii="Cambria Math" w:hAnsi="Cambria Math" w:cs="Arial"/>
                      <w:lang w:val="es-ES"/>
                    </w:rPr>
                    <m:t>-sI</m:t>
                  </m:r>
                </m:e>
              </m:d>
            </m:e>
          </m:func>
          <m:r>
            <w:rPr>
              <w:rFonts w:ascii="Cambria Math" w:hAnsi="Cambria Math" w:cs="Arial"/>
              <w:lang w:val="es-ES"/>
            </w:rPr>
            <m:t>= 0=A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E31BFD" w:rsidRDefault="00E31BFD" w:rsidP="00E31BFD">
      <w:pPr>
        <w:rPr>
          <w:rFonts w:ascii="Arial" w:hAnsi="Arial" w:cs="Arial"/>
          <w:lang w:val="es-ES"/>
        </w:rPr>
      </w:pPr>
      <w:r>
        <w:rPr>
          <w:rFonts w:ascii="Arial" w:hAnsi="Arial" w:cs="Arial"/>
          <w:lang w:val="es-ES"/>
        </w:rPr>
        <w:t>Y</w:t>
      </w:r>
    </w:p>
    <w:p w:rsidR="00E31BFD" w:rsidRPr="00221691" w:rsidRDefault="00915C7D" w:rsidP="00E31BFD">
      <w:pPr>
        <w:rPr>
          <w:rFonts w:ascii="Arial" w:hAnsi="Arial" w:cs="Arial"/>
          <w:lang w:val="es-ES"/>
        </w:rPr>
      </w:pPr>
      <m:oMathPara>
        <m:oMath>
          <m:d>
            <m:dPr>
              <m:ctrlPr>
                <w:rPr>
                  <w:rFonts w:ascii="Cambria Math" w:hAnsi="Cambria Math" w:cs="Arial"/>
                  <w:i/>
                  <w:lang w:val="es-ES"/>
                </w:rPr>
              </m:ctrlPr>
            </m:dPr>
            <m:e>
              <m:r>
                <w:rPr>
                  <w:rFonts w:ascii="Cambria Math" w:hAnsi="Cambria Math" w:cs="Arial"/>
                  <w:lang w:val="es-ES"/>
                </w:rPr>
                <m:t>s-</m:t>
              </m:r>
              <m:sSub>
                <m:sSubPr>
                  <m:ctrlPr>
                    <w:rPr>
                      <w:rFonts w:ascii="Cambria Math" w:hAnsi="Cambria Math" w:cs="Arial"/>
                      <w:i/>
                      <w:lang w:val="es-ES"/>
                    </w:rPr>
                  </m:ctrlPr>
                </m:sSubPr>
                <m:e>
                  <m:r>
                    <w:rPr>
                      <w:rFonts w:ascii="Cambria Math" w:hAnsi="Cambria Math" w:cs="Arial"/>
                      <w:lang w:val="es-ES"/>
                    </w:rPr>
                    <m:t>p</m:t>
                  </m:r>
                </m:e>
                <m:sub>
                  <m:r>
                    <w:rPr>
                      <w:rFonts w:ascii="Cambria Math" w:hAnsi="Cambria Math" w:cs="Arial"/>
                      <w:lang w:val="es-ES"/>
                    </w:rPr>
                    <m:t>1</m:t>
                  </m:r>
                </m:sub>
              </m:sSub>
            </m:e>
          </m:d>
          <m:d>
            <m:dPr>
              <m:ctrlPr>
                <w:rPr>
                  <w:rFonts w:ascii="Cambria Math" w:hAnsi="Cambria Math" w:cs="Arial"/>
                  <w:i/>
                  <w:lang w:val="es-ES"/>
                </w:rPr>
              </m:ctrlPr>
            </m:dPr>
            <m:e>
              <m:r>
                <w:rPr>
                  <w:rFonts w:ascii="Cambria Math" w:hAnsi="Cambria Math" w:cs="Arial"/>
                  <w:lang w:val="es-ES"/>
                </w:rPr>
                <m:t>s-</m:t>
              </m:r>
              <m:sSub>
                <m:sSubPr>
                  <m:ctrlPr>
                    <w:rPr>
                      <w:rFonts w:ascii="Cambria Math" w:hAnsi="Cambria Math" w:cs="Arial"/>
                      <w:i/>
                      <w:lang w:val="es-ES"/>
                    </w:rPr>
                  </m:ctrlPr>
                </m:sSubPr>
                <m:e>
                  <m:r>
                    <w:rPr>
                      <w:rFonts w:ascii="Cambria Math" w:hAnsi="Cambria Math" w:cs="Arial"/>
                      <w:lang w:val="es-ES"/>
                    </w:rPr>
                    <m:t>p</m:t>
                  </m:r>
                </m:e>
                <m:sub>
                  <m:r>
                    <w:rPr>
                      <w:rFonts w:ascii="Cambria Math" w:hAnsi="Cambria Math" w:cs="Arial"/>
                      <w:lang w:val="es-ES"/>
                    </w:rPr>
                    <m:t>2</m:t>
                  </m:r>
                </m:sub>
              </m:sSub>
            </m:e>
          </m:d>
          <m:r>
            <w:rPr>
              <w:rFonts w:ascii="Cambria Math" w:hAnsi="Cambria Math" w:cs="Arial"/>
              <w:lang w:val="es-ES"/>
            </w:rPr>
            <m:t>=a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E31BFD" w:rsidRPr="00221691" w:rsidRDefault="00E31BFD" w:rsidP="00E31BFD">
      <w:pPr>
        <w:rPr>
          <w:rFonts w:ascii="Arial" w:hAnsi="Arial" w:cs="Arial"/>
          <w:lang w:val="es-ES"/>
        </w:rPr>
      </w:pPr>
      <w:r>
        <w:rPr>
          <w:rFonts w:ascii="Arial" w:hAnsi="Arial" w:cs="Arial"/>
          <w:lang w:val="es-ES"/>
        </w:rPr>
        <w:t xml:space="preserve">Luego comparando </w:t>
      </w:r>
    </w:p>
    <w:p w:rsidR="00E31BFD" w:rsidRDefault="00E31BFD" w:rsidP="00E31BFD">
      <w:pPr>
        <w:rPr>
          <w:rFonts w:ascii="Arial" w:hAnsi="Arial" w:cs="Arial"/>
          <w:lang w:val="es-ES"/>
        </w:rPr>
      </w:pPr>
      <m:oMathPara>
        <m:oMath>
          <m:r>
            <w:rPr>
              <w:rFonts w:ascii="Cambria Math" w:hAnsi="Cambria Math" w:cs="Arial"/>
              <w:lang w:val="es-ES"/>
            </w:rPr>
            <m:t>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 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153841" w:rsidRDefault="00153841" w:rsidP="00153841">
      <w:r>
        <w:t xml:space="preserve">Por lo tanto se puede encontrar k1 y k2 comparando los coeficientes del polinomio característico. </w:t>
      </w:r>
    </w:p>
    <w:p w:rsidR="00153841" w:rsidRDefault="00153841" w:rsidP="00153841">
      <w:r w:rsidRPr="00E83F9E">
        <w:rPr>
          <w:noProof/>
          <w:lang w:val="es-ES" w:eastAsia="es-ES"/>
        </w:rPr>
        <w:lastRenderedPageBreak/>
        <w:drawing>
          <wp:inline distT="0" distB="0" distL="0" distR="0">
            <wp:extent cx="5400040" cy="2727478"/>
            <wp:effectExtent l="1905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27478"/>
                    </a:xfrm>
                    <a:prstGeom prst="rect">
                      <a:avLst/>
                    </a:prstGeom>
                    <a:noFill/>
                    <a:ln>
                      <a:noFill/>
                    </a:ln>
                  </pic:spPr>
                </pic:pic>
              </a:graphicData>
            </a:graphic>
          </wp:inline>
        </w:drawing>
      </w:r>
    </w:p>
    <w:p w:rsidR="00B14AEC" w:rsidRPr="00BA31A4" w:rsidRDefault="00CD4E70" w:rsidP="00153841">
      <w:r>
        <w:t>Fig. 23</w:t>
      </w:r>
    </w:p>
    <w:p w:rsidR="00153841" w:rsidRDefault="00153841" w:rsidP="00153841">
      <w:r>
        <w:t>A continuación se muestra el código hecho en matlab.</w:t>
      </w:r>
      <w:r>
        <w:rPr>
          <w:noProof/>
          <w:lang w:val="es-ES" w:eastAsia="es-ES"/>
        </w:rPr>
        <w:drawing>
          <wp:inline distT="0" distB="0" distL="0" distR="0">
            <wp:extent cx="5397500" cy="2546350"/>
            <wp:effectExtent l="19050" t="0" r="0" b="0"/>
            <wp:docPr id="23" name="Imagen 1" descr="C:\Users\familia colazo\AppDat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1.png"/>
                    <pic:cNvPicPr>
                      <a:picLocks noChangeAspect="1" noChangeArrowheads="1"/>
                    </pic:cNvPicPr>
                  </pic:nvPicPr>
                  <pic:blipFill>
                    <a:blip r:embed="rId35"/>
                    <a:srcRect/>
                    <a:stretch>
                      <a:fillRect/>
                    </a:stretch>
                  </pic:blipFill>
                  <pic:spPr bwMode="auto">
                    <a:xfrm>
                      <a:off x="0" y="0"/>
                      <a:ext cx="5397500" cy="2546350"/>
                    </a:xfrm>
                    <a:prstGeom prst="rect">
                      <a:avLst/>
                    </a:prstGeom>
                    <a:noFill/>
                    <a:ln w="9525">
                      <a:noFill/>
                      <a:miter lim="800000"/>
                      <a:headEnd/>
                      <a:tailEnd/>
                    </a:ln>
                  </pic:spPr>
                </pic:pic>
              </a:graphicData>
            </a:graphic>
          </wp:inline>
        </w:drawing>
      </w:r>
    </w:p>
    <w:p w:rsidR="00B14AEC" w:rsidRDefault="00CD4E70" w:rsidP="00153841">
      <w:r>
        <w:t>Fig. 24</w:t>
      </w:r>
    </w:p>
    <w:p w:rsidR="00153841" w:rsidRDefault="00153841" w:rsidP="00153841">
      <w:r>
        <w:t>En la primera parte del código se obtiene el espacio de estados a partir de la función de transferencia a lazo cerrado y se determina la controlabilidad y observabilidad del sistema.</w:t>
      </w:r>
    </w:p>
    <w:p w:rsidR="00153841" w:rsidRDefault="00153841" w:rsidP="00153841">
      <w:r>
        <w:rPr>
          <w:noProof/>
          <w:lang w:val="es-ES" w:eastAsia="es-ES"/>
        </w:rPr>
        <w:drawing>
          <wp:inline distT="0" distB="0" distL="0" distR="0">
            <wp:extent cx="5400040" cy="1254989"/>
            <wp:effectExtent l="19050" t="0" r="0" b="0"/>
            <wp:docPr id="24" name="Imagen 3" descr="C:\Users\familia colazo\AppDat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3.png"/>
                    <pic:cNvPicPr>
                      <a:picLocks noChangeAspect="1" noChangeArrowheads="1"/>
                    </pic:cNvPicPr>
                  </pic:nvPicPr>
                  <pic:blipFill>
                    <a:blip r:embed="rId36"/>
                    <a:srcRect/>
                    <a:stretch>
                      <a:fillRect/>
                    </a:stretch>
                  </pic:blipFill>
                  <pic:spPr bwMode="auto">
                    <a:xfrm>
                      <a:off x="0" y="0"/>
                      <a:ext cx="5400040" cy="1254989"/>
                    </a:xfrm>
                    <a:prstGeom prst="rect">
                      <a:avLst/>
                    </a:prstGeom>
                    <a:noFill/>
                    <a:ln w="9525">
                      <a:noFill/>
                      <a:miter lim="800000"/>
                      <a:headEnd/>
                      <a:tailEnd/>
                    </a:ln>
                  </pic:spPr>
                </pic:pic>
              </a:graphicData>
            </a:graphic>
          </wp:inline>
        </w:drawing>
      </w:r>
    </w:p>
    <w:p w:rsidR="00B14AEC" w:rsidRDefault="00CD4E70" w:rsidP="00153841">
      <w:r>
        <w:t>Fig. 25</w:t>
      </w:r>
    </w:p>
    <w:p w:rsidR="00153841" w:rsidRDefault="00153841" w:rsidP="00153841">
      <w:r>
        <w:lastRenderedPageBreak/>
        <w:t xml:space="preserve">Si el sistema tiene una parte no controlable, no se podrá modificar A como se desee. De igual modo, si no es observable, no se puede controlar puesto que no se puede acceder al estado para realimentarlo. </w:t>
      </w:r>
    </w:p>
    <w:p w:rsidR="00153841" w:rsidRDefault="00153841" w:rsidP="00153841">
      <w:r>
        <w:t xml:space="preserve"> En la segunda parte del código se compensa el sistema siempre y cuando este sea controlable y observable, ya que es en esta ocasión, cuando se aprovecha el gran potencial de este método. Al poder decidir de manera precisa los polos deseados. </w:t>
      </w:r>
    </w:p>
    <w:p w:rsidR="00153841" w:rsidRDefault="00153841" w:rsidP="00153841">
      <w:r>
        <w:t>Al tener un sistema de tercer orden, se debe elegir un tercer polo para mantener el orden del sistema. Para ello se utiliza el criterio de polos dominantes donde este polo debe estar lo suficientemente alejado del origen para no tener gran influencia en la respuesta dinámica del sistema. También hay que tener en consideración que para alejar mucho un polo del origen, se requieren grandes cantidades de energía. En este caso, si lo dejamos cerca del origen, influye de manera importante en la respuesta dinámica del sistema; si lo alejamos mucho, podemos tener imposibilidades físicas al construir el sistema o puede no ser económicamente rentable. Por lo tanto, se buscara alejar establecer un polo lo suficientemente alejado para que no tenga una influencia importante en el sistema, pero lo suficientemente cerca para que sea rentable económicamente.</w:t>
      </w:r>
    </w:p>
    <w:p w:rsidR="00153841" w:rsidRDefault="00153841" w:rsidP="00153841">
      <w:r>
        <w:t xml:space="preserve">Finalmente se calcula el vector de realimentación, el sistema realimentado y por último, la función de transferencia del sistema compensado. </w:t>
      </w:r>
    </w:p>
    <w:p w:rsidR="00153841" w:rsidRDefault="00153841" w:rsidP="00153841">
      <w:r>
        <w:t xml:space="preserve">En la siguiente imagen se puede ver que el sistema es tanto controlable como observable lo que posibilita el poder compensarlo con este método. A continuación se ve la información sobre la respuesta del sistema a una entrada escalón. Se puede notar que la respuesta se asemeja más a la propuesta en un principio donde el tiempo de levantamiento es 1.4 segundos y el sobrepaso 0.1%. </w:t>
      </w:r>
    </w:p>
    <w:p w:rsidR="00153841" w:rsidRDefault="00153841" w:rsidP="00153841">
      <w:r>
        <w:rPr>
          <w:noProof/>
          <w:lang w:val="es-ES" w:eastAsia="es-ES"/>
        </w:rPr>
        <w:drawing>
          <wp:inline distT="0" distB="0" distL="0" distR="0">
            <wp:extent cx="3206750" cy="2235200"/>
            <wp:effectExtent l="19050" t="0" r="0" b="0"/>
            <wp:docPr id="26" name="Imagen 4" descr="C:\Users\familia colazo\AppDat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4.png"/>
                    <pic:cNvPicPr>
                      <a:picLocks noChangeAspect="1" noChangeArrowheads="1"/>
                    </pic:cNvPicPr>
                  </pic:nvPicPr>
                  <pic:blipFill>
                    <a:blip r:embed="rId37"/>
                    <a:srcRect/>
                    <a:stretch>
                      <a:fillRect/>
                    </a:stretch>
                  </pic:blipFill>
                  <pic:spPr bwMode="auto">
                    <a:xfrm>
                      <a:off x="0" y="0"/>
                      <a:ext cx="3206750" cy="2235200"/>
                    </a:xfrm>
                    <a:prstGeom prst="rect">
                      <a:avLst/>
                    </a:prstGeom>
                    <a:noFill/>
                    <a:ln w="9525">
                      <a:noFill/>
                      <a:miter lim="800000"/>
                      <a:headEnd/>
                      <a:tailEnd/>
                    </a:ln>
                  </pic:spPr>
                </pic:pic>
              </a:graphicData>
            </a:graphic>
          </wp:inline>
        </w:drawing>
      </w:r>
    </w:p>
    <w:p w:rsidR="00B14AEC" w:rsidRDefault="00CD4E70" w:rsidP="00153841">
      <w:r>
        <w:t>Fig. 26</w:t>
      </w:r>
    </w:p>
    <w:p w:rsidR="00153841" w:rsidRDefault="00153841" w:rsidP="00153841">
      <w:r>
        <w:t xml:space="preserve">En la próxima imagen se puede ver los polos obtenidos en el sistema compensado, </w:t>
      </w:r>
      <w:r w:rsidR="00C8529C">
        <w:t>que tiene una respuesta más similar a la deseada.</w:t>
      </w:r>
    </w:p>
    <w:p w:rsidR="00153841" w:rsidRDefault="00153841" w:rsidP="00153841">
      <w:r>
        <w:rPr>
          <w:noProof/>
          <w:lang w:val="es-ES" w:eastAsia="es-ES"/>
        </w:rPr>
        <w:lastRenderedPageBreak/>
        <w:drawing>
          <wp:inline distT="0" distB="0" distL="0" distR="0">
            <wp:extent cx="3194050" cy="584200"/>
            <wp:effectExtent l="19050" t="0" r="6350" b="0"/>
            <wp:docPr id="28" name="Imagen 5" descr="C:\Users\familia colazo\AppDat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ia colazo\AppData\Desktop\5.png"/>
                    <pic:cNvPicPr>
                      <a:picLocks noChangeAspect="1" noChangeArrowheads="1"/>
                    </pic:cNvPicPr>
                  </pic:nvPicPr>
                  <pic:blipFill>
                    <a:blip r:embed="rId38"/>
                    <a:srcRect/>
                    <a:stretch>
                      <a:fillRect/>
                    </a:stretch>
                  </pic:blipFill>
                  <pic:spPr bwMode="auto">
                    <a:xfrm>
                      <a:off x="0" y="0"/>
                      <a:ext cx="3194050" cy="584200"/>
                    </a:xfrm>
                    <a:prstGeom prst="rect">
                      <a:avLst/>
                    </a:prstGeom>
                    <a:noFill/>
                    <a:ln w="9525">
                      <a:noFill/>
                      <a:miter lim="800000"/>
                      <a:headEnd/>
                      <a:tailEnd/>
                    </a:ln>
                  </pic:spPr>
                </pic:pic>
              </a:graphicData>
            </a:graphic>
          </wp:inline>
        </w:drawing>
      </w:r>
    </w:p>
    <w:p w:rsidR="00B14AEC" w:rsidRDefault="00CD4E70" w:rsidP="00153841">
      <w:r>
        <w:t>Fig. 27</w:t>
      </w:r>
    </w:p>
    <w:p w:rsidR="00153841" w:rsidRDefault="00153841" w:rsidP="00153841">
      <w:r>
        <w:t>En caso de tener un sistema de segundo orden se podría obtener exactamente los polos deseados. La función de transferencia del sistema compensado por el método de variables de estado es la siguiente:</w:t>
      </w:r>
    </w:p>
    <w:p w:rsidR="00153841" w:rsidRPr="005B4A47" w:rsidRDefault="00153841" w:rsidP="00153841">
      <m:oMathPara>
        <m:oMath>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Compensada</m:t>
              </m:r>
            </m:sub>
          </m:sSub>
          <m:r>
            <w:rPr>
              <w:rFonts w:ascii="Cambria Math" w:hAnsi="Cambria Math"/>
            </w:rPr>
            <m:t xml:space="preserve">= </m:t>
          </m:r>
          <m:f>
            <m:fPr>
              <m:ctrlPr>
                <w:rPr>
                  <w:rFonts w:ascii="Cambria Math" w:hAnsi="Cambria Math" w:cs="Cambria Math"/>
                </w:rPr>
              </m:ctrlPr>
            </m:fPr>
            <m:num>
              <m:r>
                <m:rPr>
                  <m:sty m:val="p"/>
                </m:rPr>
                <w:rPr>
                  <w:rFonts w:ascii="Cambria Math" w:hAnsi="Cambria Math"/>
                </w:rPr>
                <m:t>5266</m:t>
              </m:r>
              <m:ctrlPr>
                <w:rPr>
                  <w:rFonts w:ascii="Cambria Math" w:hAnsi="Cambria Math"/>
                </w:rPr>
              </m:ctrlPr>
            </m:num>
            <m:den>
              <m:d>
                <m:dPr>
                  <m:ctrlPr>
                    <w:rPr>
                      <w:rFonts w:ascii="Cambria Math" w:hAnsi="Cambria Math"/>
                    </w:rPr>
                  </m:ctrlPr>
                </m:dPr>
                <m:e>
                  <m:r>
                    <m:rPr>
                      <m:sty m:val="p"/>
                    </m:rPr>
                    <w:rPr>
                      <w:rFonts w:ascii="Cambria Math" w:hAnsi="Cambria Math"/>
                    </w:rPr>
                    <m:t>s+10.9847</m:t>
                  </m:r>
                </m:e>
              </m:d>
              <m:r>
                <m:rPr>
                  <m:sty m:val="p"/>
                </m:rPr>
                <w:rPr>
                  <w:rFonts w:ascii="Cambria Math" w:hAnsi="Cambria Math"/>
                </w:rPr>
                <m:t>*</m:t>
              </m:r>
              <m:d>
                <m:dPr>
                  <m:ctrlPr>
                    <w:rPr>
                      <w:rFonts w:ascii="Cambria Math" w:hAnsi="Cambria Math"/>
                    </w:rPr>
                  </m:ctrlPr>
                </m:dPr>
                <m:e>
                  <m:r>
                    <m:rPr>
                      <m:sty m:val="p"/>
                    </m:rPr>
                    <w:rPr>
                      <w:rFonts w:ascii="Cambria Math" w:hAnsi="Cambria Math"/>
                    </w:rPr>
                    <m:t>s+1.9998+0.9095i</m:t>
                  </m:r>
                </m:e>
              </m:d>
              <m:r>
                <m:rPr>
                  <m:sty m:val="p"/>
                </m:rPr>
                <w:rPr>
                  <w:rFonts w:ascii="Cambria Math" w:hAnsi="Cambria Math"/>
                </w:rPr>
                <m:t>*(s+1.9998-0.9095i)</m:t>
              </m:r>
              <m:ctrlPr>
                <w:rPr>
                  <w:rFonts w:ascii="Cambria Math" w:hAnsi="Cambria Math"/>
                </w:rPr>
              </m:ctrlPr>
            </m:den>
          </m:f>
        </m:oMath>
      </m:oMathPara>
    </w:p>
    <w:p w:rsidR="00E9276F" w:rsidRPr="00E9276F" w:rsidRDefault="00C8529C" w:rsidP="00E9276F">
      <w:r>
        <w:t>Podemos notar que se obtuvieron los polos deseados.</w:t>
      </w:r>
    </w:p>
    <w:p w:rsidR="0043778E" w:rsidRPr="00915C7D" w:rsidRDefault="0043778E" w:rsidP="0043778E">
      <w:pPr>
        <w:pStyle w:val="Ttulo1"/>
        <w:rPr>
          <w:rFonts w:ascii="Arial" w:hAnsi="Arial" w:cs="Arial"/>
          <w:lang w:val="en-US"/>
        </w:rPr>
      </w:pPr>
      <w:r w:rsidRPr="00915C7D">
        <w:rPr>
          <w:rFonts w:ascii="Arial" w:hAnsi="Arial" w:cs="Arial"/>
          <w:lang w:val="en-US"/>
        </w:rPr>
        <w:t xml:space="preserve">Script </w:t>
      </w:r>
      <w:r w:rsidR="001928AF" w:rsidRPr="00915C7D">
        <w:rPr>
          <w:rFonts w:ascii="Arial" w:hAnsi="Arial" w:cs="Arial"/>
          <w:lang w:val="en-US"/>
        </w:rPr>
        <w:t xml:space="preserve">de </w:t>
      </w:r>
      <w:r w:rsidRPr="00915C7D">
        <w:rPr>
          <w:rFonts w:ascii="Arial" w:hAnsi="Arial" w:cs="Arial"/>
          <w:lang w:val="en-US"/>
        </w:rPr>
        <w:t>MatLab</w:t>
      </w:r>
    </w:p>
    <w:p w:rsidR="00206271" w:rsidRPr="00915C7D" w:rsidRDefault="00E46679"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915C7D">
        <w:rPr>
          <w:rFonts w:ascii="Courier New" w:eastAsiaTheme="minorHAnsi" w:hAnsi="Courier New" w:cs="Courier New"/>
          <w:color w:val="000000"/>
          <w:sz w:val="20"/>
          <w:szCs w:val="20"/>
          <w:lang w:val="en-US" w:eastAsia="en-US"/>
        </w:rPr>
        <w:t>C</w:t>
      </w:r>
      <w:r w:rsidR="00206271" w:rsidRPr="00915C7D">
        <w:rPr>
          <w:rFonts w:ascii="Courier New" w:eastAsiaTheme="minorHAnsi" w:hAnsi="Courier New" w:cs="Courier New"/>
          <w:color w:val="000000"/>
          <w:sz w:val="20"/>
          <w:szCs w:val="20"/>
          <w:lang w:val="en-US" w:eastAsia="en-US"/>
        </w:rPr>
        <w:t>lear</w:t>
      </w:r>
      <w:r w:rsidRPr="00915C7D">
        <w:rPr>
          <w:rFonts w:ascii="Courier New" w:eastAsiaTheme="minorHAnsi" w:hAnsi="Courier New" w:cs="Courier New"/>
          <w:color w:val="000000"/>
          <w:sz w:val="20"/>
          <w:szCs w:val="20"/>
          <w:lang w:val="en-US" w:eastAsia="en-US"/>
        </w:rPr>
        <w:t xml:space="preserve"> </w:t>
      </w:r>
      <w:r w:rsidR="00206271" w:rsidRPr="00915C7D">
        <w:rPr>
          <w:rFonts w:ascii="Courier New" w:eastAsiaTheme="minorHAnsi" w:hAnsi="Courier New" w:cs="Courier New"/>
          <w:color w:val="A020F0"/>
          <w:sz w:val="20"/>
          <w:szCs w:val="20"/>
          <w:lang w:val="en-US" w:eastAsia="en-US"/>
        </w:rPr>
        <w:t>all</w:t>
      </w:r>
    </w:p>
    <w:p w:rsidR="00206271" w:rsidRPr="00915C7D"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915C7D">
        <w:rPr>
          <w:rFonts w:ascii="Courier New" w:eastAsiaTheme="minorHAnsi" w:hAnsi="Courier New" w:cs="Courier New"/>
          <w:color w:val="000000"/>
          <w:sz w:val="20"/>
          <w:szCs w:val="20"/>
          <w:lang w:val="en-US" w:eastAsia="en-US"/>
        </w:rPr>
        <w:t>clc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 Motor de Corriente Continua con Carga %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ParametrosTecnicos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Vnom=9;</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R=0.113;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 0.064e-3;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Bm=30/(pi*9.19*1000);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Kb = 1/(881*2*pi/60);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Ki=10.8e-3;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Jm = 12.8e-7;</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Gain=5;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%Acondicionador de Senales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VoltajeOtorgado=0.5;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Ga=VoltajeOtorgado/(360);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Gb=3500/10*VoltajeOtorgado/360;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%Ruedas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Rrueda=(0.03); </w:t>
      </w:r>
      <w:r>
        <w:rPr>
          <w:rFonts w:ascii="Courier New" w:eastAsiaTheme="minorHAnsi" w:hAnsi="Courier New" w:cs="Courier New"/>
          <w:color w:val="228B22"/>
          <w:sz w:val="20"/>
          <w:szCs w:val="20"/>
          <w:lang w:val="es-ES" w:eastAsia="en-US"/>
        </w:rPr>
        <w:t>%diametro de 10 cm</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MasaTotal=16; </w:t>
      </w:r>
      <w:r>
        <w:rPr>
          <w:rFonts w:ascii="Courier New" w:eastAsiaTheme="minorHAnsi" w:hAnsi="Courier New" w:cs="Courier New"/>
          <w:color w:val="228B22"/>
          <w:sz w:val="20"/>
          <w:szCs w:val="20"/>
          <w:lang w:val="es-ES" w:eastAsia="en-US"/>
        </w:rPr>
        <w:t>%Masa de ruedas mas la masa del auto y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Jc=(MasaTotal/2)*(Rrueda^2); </w:t>
      </w:r>
      <w:r>
        <w:rPr>
          <w:rFonts w:ascii="Courier New" w:eastAsiaTheme="minorHAnsi" w:hAnsi="Courier New" w:cs="Courier New"/>
          <w:color w:val="228B22"/>
          <w:sz w:val="20"/>
          <w:szCs w:val="20"/>
          <w:lang w:val="es-ES" w:eastAsia="en-US"/>
        </w:rPr>
        <w:t>%momento de inercia de la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Bc=0;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MAXVelocidadAuto=40; </w:t>
      </w:r>
      <w:r>
        <w:rPr>
          <w:rFonts w:ascii="Courier New" w:eastAsiaTheme="minorHAnsi" w:hAnsi="Courier New" w:cs="Courier New"/>
          <w:color w:val="228B22"/>
          <w:sz w:val="20"/>
          <w:szCs w:val="20"/>
          <w:lang w:val="es-ES" w:eastAsia="en-US"/>
        </w:rPr>
        <w:t>%km/hora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wmotor=10000*2*pi/60;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wauto=MAXVelocidadAuto/3.6/Rrueda;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%RelacionEngranajes=1; %Esta relacion es de prueba.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RelacionEngranajes = wauto/wmotor;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Reje = 0.005; </w:t>
      </w:r>
      <w:r>
        <w:rPr>
          <w:rFonts w:ascii="Courier New" w:eastAsiaTheme="minorHAnsi" w:hAnsi="Courier New" w:cs="Courier New"/>
          <w:color w:val="228B22"/>
          <w:sz w:val="20"/>
          <w:szCs w:val="20"/>
          <w:lang w:val="es-ES" w:eastAsia="en-US"/>
        </w:rPr>
        <w:t>%diametro de un centimetro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Meje=0.02; </w:t>
      </w:r>
      <w:r>
        <w:rPr>
          <w:rFonts w:ascii="Courier New" w:eastAsiaTheme="minorHAnsi" w:hAnsi="Courier New" w:cs="Courier New"/>
          <w:color w:val="228B22"/>
          <w:sz w:val="20"/>
          <w:szCs w:val="20"/>
          <w:lang w:val="es-ES" w:eastAsia="en-US"/>
        </w:rPr>
        <w:t>%Pesa 20 gramos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Je = Meje * (Reje^2); </w:t>
      </w:r>
      <w:r>
        <w:rPr>
          <w:rFonts w:ascii="Courier New" w:eastAsiaTheme="minorHAnsi" w:hAnsi="Courier New" w:cs="Courier New"/>
          <w:color w:val="228B22"/>
          <w:sz w:val="20"/>
          <w:szCs w:val="20"/>
          <w:lang w:val="es-ES" w:eastAsia="en-US"/>
        </w:rPr>
        <w:t>%momento de inercia de los 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Momento de Inercia y Rozamiento Viscoso con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Jt=Jm+Jc*(RelacionEngranajes^2); </w:t>
      </w:r>
      <w:r>
        <w:rPr>
          <w:rFonts w:ascii="Courier New" w:eastAsiaTheme="minorHAnsi" w:hAnsi="Courier New" w:cs="Courier New"/>
          <w:color w:val="228B22"/>
          <w:sz w:val="20"/>
          <w:szCs w:val="20"/>
          <w:lang w:val="es-ES" w:eastAsia="en-US"/>
        </w:rPr>
        <w:t>%Momento de inercia total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Bt=Bm+Bc;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%Problematica (en metros)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PosInicial=0;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Objetivo=1;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Especificaciones Transistorio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tr=1.4; </w:t>
      </w:r>
      <w:r>
        <w:rPr>
          <w:rFonts w:ascii="Courier New" w:eastAsiaTheme="minorHAnsi" w:hAnsi="Courier New" w:cs="Courier New"/>
          <w:color w:val="228B22"/>
          <w:sz w:val="20"/>
          <w:szCs w:val="20"/>
          <w:lang w:val="es-ES" w:eastAsia="en-US"/>
        </w:rPr>
        <w:t>% Tiempo de Levantamiento (lo que tarda en llegar del 10% al 90%)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Mp=0.1/100; </w:t>
      </w:r>
      <w:r>
        <w:rPr>
          <w:rFonts w:ascii="Courier New" w:eastAsiaTheme="minorHAnsi" w:hAnsi="Courier New" w:cs="Courier New"/>
          <w:color w:val="228B22"/>
          <w:sz w:val="20"/>
          <w:szCs w:val="20"/>
          <w:lang w:val="es-ES" w:eastAsia="en-US"/>
        </w:rPr>
        <w:t>%El sobre paso no puede ser 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zita=1/sqrt(((-pi/log(Mp))^2)+1);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%if(zita&lt;0.69)</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wn=3.2/(zita*ts);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%else</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wn=4.5*zita/ts;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%end</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wn=(0.8+2.5*zita)/tr;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F_Ideal = tf(wn^2, [1, 2*zita*wn, wn^2]);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display(</w:t>
      </w:r>
      <w:r w:rsidRPr="00206271">
        <w:rPr>
          <w:rFonts w:ascii="Courier New" w:eastAsiaTheme="minorHAnsi" w:hAnsi="Courier New" w:cs="Courier New"/>
          <w:color w:val="A020F0"/>
          <w:sz w:val="20"/>
          <w:szCs w:val="20"/>
          <w:lang w:val="en-US" w:eastAsia="en-US"/>
        </w:rPr>
        <w:t>'Sistema "Ideal"'</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stepinfo(F_Ideal)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polosDeseados = [-zita*wn+1i*wn*sqrt(1-zita^2);-zita*wn-1i*wn*sqrt(1-zita^2)];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p1 = polosDeseados(1);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p2 = polosDeseados(2);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%-------------Sistema Sin Compensar-------------%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DisAng = 360/(2*pi*Rrueda);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Potenciometro=10/(pi*3500/180);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I = tf([1],[1 0]); </w:t>
      </w:r>
      <w:r w:rsidRPr="00206271">
        <w:rPr>
          <w:rFonts w:ascii="Courier New" w:eastAsiaTheme="minorHAnsi" w:hAnsi="Courier New" w:cs="Courier New"/>
          <w:color w:val="228B22"/>
          <w:sz w:val="20"/>
          <w:szCs w:val="20"/>
          <w:lang w:val="en-US" w:eastAsia="en-US"/>
        </w:rPr>
        <w:t>%Integrador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Gmotor = tf([Ki],[L*Jt R*Jt+Bm*L R*Bm+Ki*Kb]); </w:t>
      </w:r>
      <w:r w:rsidRPr="00206271">
        <w:rPr>
          <w:rFonts w:ascii="Courier New" w:eastAsiaTheme="minorHAnsi" w:hAnsi="Courier New" w:cs="Courier New"/>
          <w:color w:val="228B22"/>
          <w:sz w:val="20"/>
          <w:szCs w:val="20"/>
          <w:lang w:val="en-US" w:eastAsia="en-US"/>
        </w:rPr>
        <w:t>%FT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Gaux = Gmotor * I * RelacionEngranajes; </w:t>
      </w:r>
      <w:r>
        <w:rPr>
          <w:rFonts w:ascii="Courier New" w:eastAsiaTheme="minorHAnsi" w:hAnsi="Courier New" w:cs="Courier New"/>
          <w:color w:val="228B22"/>
          <w:sz w:val="20"/>
          <w:szCs w:val="20"/>
          <w:lang w:val="es-ES" w:eastAsia="en-US"/>
        </w:rPr>
        <w:t>%G</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%SensorLaser=tf([10/5],[0.002 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Sensor = Potenciometro * Gb; </w:t>
      </w:r>
      <w:r>
        <w:rPr>
          <w:rFonts w:ascii="Courier New" w:eastAsiaTheme="minorHAnsi" w:hAnsi="Courier New" w:cs="Courier New"/>
          <w:color w:val="228B22"/>
          <w:sz w:val="20"/>
          <w:szCs w:val="20"/>
          <w:lang w:val="es-ES" w:eastAsia="en-US"/>
        </w:rPr>
        <w:t>%H</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FTLA = Gaux*Sensor;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FTLC = DisAng*Ga*feedback(Gaux, Sensor)*Rrueda;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F=DisAng*Ga*feedback(Gaux*Gain,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%-------------Bisectriz-------------%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[z,p,k]=zpkdata(FTLA,</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%aporte de fase de los polos al punto de diseño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angp1=180-atand(abs(imag(p(1))-imag(p1))/abs(real(p1)-real(p(1))));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angp2=atand(abs(imag(p(2))-imag(p1))/abs(real(p1)-real(p(2))));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angp3=atand(abs(imag(p(3))-imag(p1))/abs(real(p1)-real(p(3))));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%angulo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angComp=-180+angp1+angp2+angp3;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angbisectriz = 180-acosd(zita);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augaux1=180-(angbisectriz/2-angComp/2)-acosd(zita);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augaux2=180-(angbisectriz/2+angComp/2)-acosd(zita);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cero=-sind(angbisectriz/2-angComp/2)*abs(p1)/sind(augaux1);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polo=-sind(angbisectriz/2+angComp/2)*abs(p1)/sind(augaux2);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C=zpk(cero,polo,1);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%ganacia del compensador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modp1=abs(p1-p(1));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modp2=abs(p1-p(2));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modp3=abs(p1-p(3));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modp=abs(p1-polo);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modz=abs(p1-cero);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K=(modp1*modp2*modp3*modp)/(modz*k);</w:t>
      </w:r>
    </w:p>
    <w:p w:rsidR="00206271" w:rsidRPr="0015384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153841">
        <w:rPr>
          <w:rFonts w:ascii="Courier New" w:eastAsiaTheme="minorHAnsi" w:hAnsi="Courier New" w:cs="Courier New"/>
          <w:sz w:val="20"/>
          <w:szCs w:val="20"/>
          <w:lang w:val="es-ES" w:eastAsia="en-US"/>
        </w:rPr>
        <w:t>K=1.3;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Comp = K*C;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%-------------respuesta en frecuencia-------------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FTLC_Compensada = DisAng*Ga*feedback(Gaux*Comp,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sin Compensar'</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w:t>
      </w:r>
    </w:p>
    <w:p w:rsidR="00206271" w:rsidRPr="00915C7D"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Pr="00915C7D"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Pr="0033757A"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33757A">
        <w:rPr>
          <w:rFonts w:ascii="Courier New" w:eastAsiaTheme="minorHAnsi" w:hAnsi="Courier New" w:cs="Courier New"/>
          <w:color w:val="228B22"/>
          <w:sz w:val="20"/>
          <w:szCs w:val="20"/>
          <w:lang w:val="es-ES" w:eastAsia="en-US"/>
        </w:rPr>
        <w:t>%Tabla Routh-Hurwitz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EcuacionCaracteristica = 1+Gmotor * tf(1, [1, 0]) * RelacionEngranajes*Potenciometro*Gb;</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x = sym (</w:t>
      </w:r>
      <w:r w:rsidRPr="00206271">
        <w:rPr>
          <w:rFonts w:ascii="Courier New" w:eastAsiaTheme="minorHAnsi" w:hAnsi="Courier New" w:cs="Courier New"/>
          <w:color w:val="A020F0"/>
          <w:sz w:val="20"/>
          <w:szCs w:val="20"/>
          <w:lang w:val="en-US" w:eastAsia="en-US"/>
        </w:rPr>
        <w:t>'x'</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A=L*Jt;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B=R*Jt+Bm*L;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C=Ki*Kb+R*Bm;</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RH(1).Col1=A;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RH(1).Col2=C;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RH(2).Col1=B;</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RH(2).Col2=(Sensor*Ki*RelacionEngranajes);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RH(3).Col1= ((B*C)-(A*Sensor*Ki*RelacionEngranajes*x))/B;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RH(3).Col2=0;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RH(4).Col1=Sensor*Ki*RelacionEngranajes;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LimiteSuperior=(B*C)/(A*Sensor*Ki*RelacionEngranajes);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FCritica=DisAng*Ga*feedback(Gaux*LimiteSuperior,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%Imprimir Tabla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while</w:t>
      </w:r>
      <w:r>
        <w:rPr>
          <w:rFonts w:ascii="Courier New" w:eastAsiaTheme="minorHAnsi" w:hAnsi="Courier New" w:cs="Courier New"/>
          <w:color w:val="000000"/>
          <w:sz w:val="20"/>
          <w:szCs w:val="20"/>
          <w:lang w:val="es-ES" w:eastAsia="en-US"/>
        </w:rPr>
        <w:t>(lalala&lt;4)</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RH(lalala).Col1;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RH(lalala).Col2;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lalala=lalala+1;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Compensado por el Metodo de Lugar de Raices (con ganancia ajustada)'</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stepinfo(FTLC_Compensada)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%%%%Compensacion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[n, d] = tfdata(FTLC, </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%Coeficientes del numerador y el denominador de la 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[E1, E2, E3, E4] = tf2ss(n, d); </w:t>
      </w:r>
      <w:r>
        <w:rPr>
          <w:rFonts w:ascii="Courier New" w:eastAsiaTheme="minorHAnsi" w:hAnsi="Courier New" w:cs="Courier New"/>
          <w:color w:val="228B22"/>
          <w:sz w:val="20"/>
          <w:szCs w:val="20"/>
          <w:lang w:val="es-ES" w:eastAsia="en-US"/>
        </w:rPr>
        <w:t>%Obtengo el sistema en espacio de estados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%Determino la Observabilidad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Observabilidad = [E3; E3*E1; E3*(E1^2)];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lastRenderedPageBreak/>
        <w:t>if</w:t>
      </w:r>
      <w:r>
        <w:rPr>
          <w:rFonts w:ascii="Courier New" w:eastAsiaTheme="minorHAnsi" w:hAnsi="Courier New" w:cs="Courier New"/>
          <w:color w:val="000000"/>
          <w:sz w:val="20"/>
          <w:szCs w:val="20"/>
          <w:lang w:val="es-ES" w:eastAsia="en-US"/>
        </w:rPr>
        <w:t>det(Observabilidad)~=0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no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%Determino la Controlabilidad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Controlabilidad = [E2 E1*E2 (E1^2)*E2];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det(Controlabilidad)~=0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'Cuidado! El sistema no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 xml:space="preserve">(Controlable &amp;&amp; Observable) </w:t>
      </w:r>
      <w:r>
        <w:rPr>
          <w:rFonts w:ascii="Courier New" w:eastAsiaTheme="minorHAnsi" w:hAnsi="Courier New" w:cs="Courier New"/>
          <w:color w:val="228B22"/>
          <w:sz w:val="20"/>
          <w:szCs w:val="20"/>
          <w:lang w:val="es-ES" w:eastAsia="en-US"/>
        </w:rPr>
        <w:t>%Si el sistema es controlable, sera compensado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alpha=5;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polosExtras= -(alpha*wn);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%Agregamos un polo lo suficientemente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%alejados para que no interfieran con 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%respuesta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vectorK = place(E1, E2, [transpose(polosDeseados), polosExtras]); </w:t>
      </w:r>
      <w:r>
        <w:rPr>
          <w:rFonts w:ascii="Courier New" w:eastAsiaTheme="minorHAnsi" w:hAnsi="Courier New" w:cs="Courier New"/>
          <w:color w:val="228B22"/>
          <w:sz w:val="20"/>
          <w:szCs w:val="20"/>
          <w:lang w:val="es-ES" w:eastAsia="en-US"/>
        </w:rPr>
        <w:t>%Creo el vector k para el calculo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Sistema_Compensado_Variables_Estado=ss(E1-E2*vectorK, E2, E3, E4); </w:t>
      </w:r>
      <w:r>
        <w:rPr>
          <w:rFonts w:ascii="Courier New" w:eastAsiaTheme="minorHAnsi" w:hAnsi="Courier New" w:cs="Courier New"/>
          <w:color w:val="228B22"/>
          <w:sz w:val="20"/>
          <w:szCs w:val="20"/>
          <w:lang w:val="es-ES" w:eastAsia="en-US"/>
        </w:rPr>
        <w:t>%Creo el sistema compensado en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[n_compensado, d_compensado] = ss2tf(E1-E2*vectorK, E2, E3, E4); </w:t>
      </w:r>
      <w:r>
        <w:rPr>
          <w:rFonts w:ascii="Courier New" w:eastAsiaTheme="minorHAnsi" w:hAnsi="Courier New" w:cs="Courier New"/>
          <w:color w:val="228B22"/>
          <w:sz w:val="20"/>
          <w:szCs w:val="20"/>
          <w:lang w:val="es-ES" w:eastAsia="en-US"/>
        </w:rPr>
        <w:t>%Lo transformo a TF</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FT_Compensado_Variables_Estado = tf(n_compensado, d_compensado);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compensado por 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stepinfo(FT_Compensado_Variables_Estado)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A20158">
      <w:pPr>
        <w:pStyle w:val="Ttulo1"/>
        <w:rPr>
          <w:rFonts w:ascii="Arial" w:hAnsi="Arial" w:cs="Arial"/>
        </w:rPr>
      </w:pPr>
      <w:r w:rsidRPr="00280D5F">
        <w:rPr>
          <w:rFonts w:ascii="Arial" w:hAnsi="Arial" w:cs="Arial"/>
        </w:rPr>
        <w:lastRenderedPageBreak/>
        <w:t>Hoja de Datos del Motor:</w:t>
      </w:r>
    </w:p>
    <w:p w:rsidR="00A20158" w:rsidRPr="00280D5F" w:rsidRDefault="00A20158" w:rsidP="00A20158">
      <w:pPr>
        <w:rPr>
          <w:rFonts w:ascii="Arial" w:hAnsi="Arial" w:cs="Arial"/>
        </w:rPr>
      </w:pPr>
      <w:r w:rsidRPr="00280D5F">
        <w:rPr>
          <w:rFonts w:ascii="Arial" w:hAnsi="Arial" w:cs="Arial"/>
          <w:noProof/>
          <w:lang w:val="es-ES" w:eastAsia="es-ES"/>
        </w:rPr>
        <w:drawing>
          <wp:inline distT="0" distB="0" distL="0" distR="0">
            <wp:extent cx="4514850" cy="5772150"/>
            <wp:effectExtent l="19050" t="0" r="0" b="0"/>
            <wp:docPr id="12" name="17 Imagen" descr="Datasheet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eetmotor.jpg"/>
                    <pic:cNvPicPr/>
                  </pic:nvPicPr>
                  <pic:blipFill>
                    <a:blip r:embed="rId39" cstate="print"/>
                    <a:stretch>
                      <a:fillRect/>
                    </a:stretch>
                  </pic:blipFill>
                  <pic:spPr>
                    <a:xfrm>
                      <a:off x="0" y="0"/>
                      <a:ext cx="4514850" cy="5772150"/>
                    </a:xfrm>
                    <a:prstGeom prst="rect">
                      <a:avLst/>
                    </a:prstGeom>
                  </pic:spPr>
                </pic:pic>
              </a:graphicData>
            </a:graphic>
          </wp:inline>
        </w:drawing>
      </w:r>
    </w:p>
    <w:sectPr w:rsidR="00A20158" w:rsidRPr="00280D5F" w:rsidSect="0063359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5C7D" w:rsidRDefault="00915C7D" w:rsidP="000C1056">
      <w:pPr>
        <w:spacing w:after="0" w:line="240" w:lineRule="auto"/>
      </w:pPr>
      <w:r>
        <w:separator/>
      </w:r>
    </w:p>
  </w:endnote>
  <w:endnote w:type="continuationSeparator" w:id="0">
    <w:p w:rsidR="00915C7D" w:rsidRDefault="00915C7D" w:rsidP="000C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5C7D" w:rsidRDefault="00915C7D" w:rsidP="000C1056">
      <w:pPr>
        <w:spacing w:after="0" w:line="240" w:lineRule="auto"/>
      </w:pPr>
      <w:r>
        <w:separator/>
      </w:r>
    </w:p>
  </w:footnote>
  <w:footnote w:type="continuationSeparator" w:id="0">
    <w:p w:rsidR="00915C7D" w:rsidRDefault="00915C7D" w:rsidP="000C10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5542E5"/>
    <w:multiLevelType w:val="hybridMultilevel"/>
    <w:tmpl w:val="122C9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4EE85089"/>
    <w:multiLevelType w:val="hybridMultilevel"/>
    <w:tmpl w:val="D23A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75F6D73"/>
    <w:multiLevelType w:val="hybridMultilevel"/>
    <w:tmpl w:val="490EF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216025"/>
    <w:multiLevelType w:val="hybridMultilevel"/>
    <w:tmpl w:val="47B2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CC0"/>
    <w:rsid w:val="00003B8B"/>
    <w:rsid w:val="00006449"/>
    <w:rsid w:val="00012427"/>
    <w:rsid w:val="000439FE"/>
    <w:rsid w:val="00047C56"/>
    <w:rsid w:val="00051A54"/>
    <w:rsid w:val="00055DBC"/>
    <w:rsid w:val="00057F10"/>
    <w:rsid w:val="00066CFB"/>
    <w:rsid w:val="00072488"/>
    <w:rsid w:val="000847FF"/>
    <w:rsid w:val="00090631"/>
    <w:rsid w:val="000A4112"/>
    <w:rsid w:val="000C1056"/>
    <w:rsid w:val="000C45DB"/>
    <w:rsid w:val="000C613A"/>
    <w:rsid w:val="000C6967"/>
    <w:rsid w:val="00101617"/>
    <w:rsid w:val="001455F8"/>
    <w:rsid w:val="00153841"/>
    <w:rsid w:val="00156CDD"/>
    <w:rsid w:val="001662C2"/>
    <w:rsid w:val="001928AF"/>
    <w:rsid w:val="001C4178"/>
    <w:rsid w:val="001D0757"/>
    <w:rsid w:val="001D7C51"/>
    <w:rsid w:val="00206271"/>
    <w:rsid w:val="002103B0"/>
    <w:rsid w:val="002253F4"/>
    <w:rsid w:val="002348E4"/>
    <w:rsid w:val="00264457"/>
    <w:rsid w:val="00280D5F"/>
    <w:rsid w:val="002A4F03"/>
    <w:rsid w:val="002A6F2C"/>
    <w:rsid w:val="002A700A"/>
    <w:rsid w:val="00313C9B"/>
    <w:rsid w:val="00327D7E"/>
    <w:rsid w:val="00334A66"/>
    <w:rsid w:val="0033757A"/>
    <w:rsid w:val="00343328"/>
    <w:rsid w:val="00357559"/>
    <w:rsid w:val="00380D47"/>
    <w:rsid w:val="00396C27"/>
    <w:rsid w:val="003A00D6"/>
    <w:rsid w:val="003A5DC2"/>
    <w:rsid w:val="003E409D"/>
    <w:rsid w:val="003E6ACE"/>
    <w:rsid w:val="003F43C4"/>
    <w:rsid w:val="003F7AD2"/>
    <w:rsid w:val="0043778E"/>
    <w:rsid w:val="00470D85"/>
    <w:rsid w:val="004977DD"/>
    <w:rsid w:val="004D4BB2"/>
    <w:rsid w:val="004F2964"/>
    <w:rsid w:val="00504EC0"/>
    <w:rsid w:val="005158DE"/>
    <w:rsid w:val="0051790A"/>
    <w:rsid w:val="00541513"/>
    <w:rsid w:val="0056093A"/>
    <w:rsid w:val="005671C5"/>
    <w:rsid w:val="00580A16"/>
    <w:rsid w:val="005840ED"/>
    <w:rsid w:val="005A2DA9"/>
    <w:rsid w:val="005A7BF4"/>
    <w:rsid w:val="005B2ACB"/>
    <w:rsid w:val="005C0D70"/>
    <w:rsid w:val="005C1BF7"/>
    <w:rsid w:val="005C4332"/>
    <w:rsid w:val="005D6471"/>
    <w:rsid w:val="005E492E"/>
    <w:rsid w:val="005F52DA"/>
    <w:rsid w:val="00603243"/>
    <w:rsid w:val="00604F50"/>
    <w:rsid w:val="006062EB"/>
    <w:rsid w:val="0062406A"/>
    <w:rsid w:val="0063359C"/>
    <w:rsid w:val="006402CE"/>
    <w:rsid w:val="00642675"/>
    <w:rsid w:val="0064766E"/>
    <w:rsid w:val="00654DC2"/>
    <w:rsid w:val="0066304F"/>
    <w:rsid w:val="00691593"/>
    <w:rsid w:val="006B1385"/>
    <w:rsid w:val="006B4018"/>
    <w:rsid w:val="006C32B0"/>
    <w:rsid w:val="006D2B70"/>
    <w:rsid w:val="0070240F"/>
    <w:rsid w:val="00706473"/>
    <w:rsid w:val="007154FB"/>
    <w:rsid w:val="00721D99"/>
    <w:rsid w:val="007240D2"/>
    <w:rsid w:val="00733EBB"/>
    <w:rsid w:val="0074358E"/>
    <w:rsid w:val="007932ED"/>
    <w:rsid w:val="007B0FB1"/>
    <w:rsid w:val="00812FA5"/>
    <w:rsid w:val="00821D5E"/>
    <w:rsid w:val="00823F9E"/>
    <w:rsid w:val="00834D08"/>
    <w:rsid w:val="00842595"/>
    <w:rsid w:val="008460A4"/>
    <w:rsid w:val="00850D03"/>
    <w:rsid w:val="00862539"/>
    <w:rsid w:val="008B0E24"/>
    <w:rsid w:val="008D7A09"/>
    <w:rsid w:val="009069D1"/>
    <w:rsid w:val="0091392B"/>
    <w:rsid w:val="00913CE8"/>
    <w:rsid w:val="00915C7D"/>
    <w:rsid w:val="0096122E"/>
    <w:rsid w:val="00982689"/>
    <w:rsid w:val="00984432"/>
    <w:rsid w:val="009A2784"/>
    <w:rsid w:val="009A343F"/>
    <w:rsid w:val="009C0C13"/>
    <w:rsid w:val="009C268E"/>
    <w:rsid w:val="009D30C1"/>
    <w:rsid w:val="009E6502"/>
    <w:rsid w:val="00A02834"/>
    <w:rsid w:val="00A14D1B"/>
    <w:rsid w:val="00A20158"/>
    <w:rsid w:val="00A319B2"/>
    <w:rsid w:val="00A344C7"/>
    <w:rsid w:val="00A36BC4"/>
    <w:rsid w:val="00A80F7C"/>
    <w:rsid w:val="00AA008A"/>
    <w:rsid w:val="00AA405F"/>
    <w:rsid w:val="00AE3FA5"/>
    <w:rsid w:val="00AE5F18"/>
    <w:rsid w:val="00B06E0C"/>
    <w:rsid w:val="00B14AEC"/>
    <w:rsid w:val="00B2668C"/>
    <w:rsid w:val="00B75510"/>
    <w:rsid w:val="00B861E2"/>
    <w:rsid w:val="00B87CA7"/>
    <w:rsid w:val="00B9461A"/>
    <w:rsid w:val="00BA36F4"/>
    <w:rsid w:val="00BA5866"/>
    <w:rsid w:val="00BA6F11"/>
    <w:rsid w:val="00BB4F42"/>
    <w:rsid w:val="00BC0E4D"/>
    <w:rsid w:val="00C135C9"/>
    <w:rsid w:val="00C2791F"/>
    <w:rsid w:val="00C31F87"/>
    <w:rsid w:val="00C451E5"/>
    <w:rsid w:val="00C463B9"/>
    <w:rsid w:val="00C56018"/>
    <w:rsid w:val="00C5754B"/>
    <w:rsid w:val="00C62337"/>
    <w:rsid w:val="00C8529C"/>
    <w:rsid w:val="00CA2D4E"/>
    <w:rsid w:val="00CB1C26"/>
    <w:rsid w:val="00CB6DE2"/>
    <w:rsid w:val="00CD4E70"/>
    <w:rsid w:val="00D241AF"/>
    <w:rsid w:val="00D3430C"/>
    <w:rsid w:val="00D55535"/>
    <w:rsid w:val="00D64A9A"/>
    <w:rsid w:val="00D82812"/>
    <w:rsid w:val="00DA5438"/>
    <w:rsid w:val="00DB1937"/>
    <w:rsid w:val="00DC1614"/>
    <w:rsid w:val="00DC64B5"/>
    <w:rsid w:val="00DF7A3A"/>
    <w:rsid w:val="00E14545"/>
    <w:rsid w:val="00E31BFD"/>
    <w:rsid w:val="00E46679"/>
    <w:rsid w:val="00E53091"/>
    <w:rsid w:val="00E64681"/>
    <w:rsid w:val="00E822D9"/>
    <w:rsid w:val="00E90E6A"/>
    <w:rsid w:val="00E9276F"/>
    <w:rsid w:val="00E96700"/>
    <w:rsid w:val="00EA3020"/>
    <w:rsid w:val="00F002EA"/>
    <w:rsid w:val="00F0085A"/>
    <w:rsid w:val="00F1144C"/>
    <w:rsid w:val="00F20CC0"/>
    <w:rsid w:val="00F43B1E"/>
    <w:rsid w:val="00F614E8"/>
    <w:rsid w:val="00F71BB9"/>
    <w:rsid w:val="00F7653A"/>
    <w:rsid w:val="00F82975"/>
    <w:rsid w:val="00F9292A"/>
    <w:rsid w:val="00FA001D"/>
    <w:rsid w:val="00FC02BF"/>
    <w:rsid w:val="00FC7A84"/>
    <w:rsid w:val="00FD6B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CC0"/>
    <w:pPr>
      <w:spacing w:after="200" w:line="276" w:lineRule="auto"/>
    </w:pPr>
    <w:rPr>
      <w:rFonts w:eastAsiaTheme="minorEastAsia"/>
      <w:lang w:val="es-AR" w:eastAsia="es-AR"/>
    </w:rPr>
  </w:style>
  <w:style w:type="paragraph" w:styleId="Ttulo1">
    <w:name w:val="heading 1"/>
    <w:basedOn w:val="Normal"/>
    <w:next w:val="Normal"/>
    <w:link w:val="Ttulo1Car"/>
    <w:uiPriority w:val="9"/>
    <w:qFormat/>
    <w:rsid w:val="00F20CC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00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42595"/>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0CC0"/>
    <w:pPr>
      <w:ind w:left="720"/>
      <w:contextualSpacing/>
    </w:pPr>
  </w:style>
  <w:style w:type="character" w:styleId="Hipervnculo">
    <w:name w:val="Hyperlink"/>
    <w:basedOn w:val="Fuentedeprrafopredeter"/>
    <w:uiPriority w:val="99"/>
    <w:unhideWhenUsed/>
    <w:rsid w:val="00F20CC0"/>
    <w:rPr>
      <w:color w:val="0563C1" w:themeColor="hyperlink"/>
      <w:u w:val="single"/>
    </w:rPr>
  </w:style>
  <w:style w:type="paragraph" w:styleId="Ttulo">
    <w:name w:val="Title"/>
    <w:basedOn w:val="Normal"/>
    <w:next w:val="Normal"/>
    <w:link w:val="TtuloCar"/>
    <w:uiPriority w:val="10"/>
    <w:qFormat/>
    <w:rsid w:val="00F20C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F20CC0"/>
    <w:rPr>
      <w:rFonts w:asciiTheme="majorHAnsi" w:eastAsiaTheme="majorEastAsia" w:hAnsiTheme="majorHAnsi" w:cstheme="majorBidi"/>
      <w:color w:val="323E4F" w:themeColor="text2" w:themeShade="BF"/>
      <w:spacing w:val="5"/>
      <w:kern w:val="28"/>
      <w:sz w:val="52"/>
      <w:szCs w:val="52"/>
      <w:lang w:val="es-AR" w:eastAsia="es-AR"/>
    </w:rPr>
  </w:style>
  <w:style w:type="character" w:customStyle="1" w:styleId="Ttulo1Car">
    <w:name w:val="Título 1 Car"/>
    <w:basedOn w:val="Fuentedeprrafopredeter"/>
    <w:link w:val="Ttulo1"/>
    <w:uiPriority w:val="9"/>
    <w:rsid w:val="00F20CC0"/>
    <w:rPr>
      <w:rFonts w:asciiTheme="majorHAnsi" w:eastAsiaTheme="majorEastAsia" w:hAnsiTheme="majorHAnsi" w:cstheme="majorBidi"/>
      <w:b/>
      <w:bCs/>
      <w:color w:val="2E74B5" w:themeColor="accent1" w:themeShade="BF"/>
      <w:sz w:val="28"/>
      <w:szCs w:val="28"/>
      <w:lang w:val="es-AR" w:eastAsia="es-AR"/>
    </w:rPr>
  </w:style>
  <w:style w:type="character" w:customStyle="1" w:styleId="Ttulo2Car">
    <w:name w:val="Título 2 Car"/>
    <w:basedOn w:val="Fuentedeprrafopredeter"/>
    <w:link w:val="Ttulo2"/>
    <w:uiPriority w:val="9"/>
    <w:rsid w:val="00F002EA"/>
    <w:rPr>
      <w:rFonts w:asciiTheme="majorHAnsi" w:eastAsiaTheme="majorEastAsia" w:hAnsiTheme="majorHAnsi" w:cstheme="majorBidi"/>
      <w:color w:val="2E74B5" w:themeColor="accent1" w:themeShade="BF"/>
      <w:sz w:val="26"/>
      <w:szCs w:val="26"/>
      <w:lang w:val="es-AR" w:eastAsia="es-AR"/>
    </w:rPr>
  </w:style>
  <w:style w:type="character" w:styleId="Textodelmarcadordeposicin">
    <w:name w:val="Placeholder Text"/>
    <w:basedOn w:val="Fuentedeprrafopredeter"/>
    <w:uiPriority w:val="99"/>
    <w:semiHidden/>
    <w:rsid w:val="006B4018"/>
    <w:rPr>
      <w:color w:val="808080"/>
    </w:rPr>
  </w:style>
  <w:style w:type="table" w:styleId="Tablaconcuadrcula">
    <w:name w:val="Table Grid"/>
    <w:basedOn w:val="Tablanormal"/>
    <w:uiPriority w:val="39"/>
    <w:rsid w:val="009E65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A2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2DA9"/>
    <w:rPr>
      <w:rFonts w:ascii="Tahoma" w:eastAsiaTheme="minorEastAsia" w:hAnsi="Tahoma" w:cs="Tahoma"/>
      <w:sz w:val="16"/>
      <w:szCs w:val="16"/>
      <w:lang w:val="es-AR" w:eastAsia="es-AR"/>
    </w:rPr>
  </w:style>
  <w:style w:type="character" w:customStyle="1" w:styleId="5yl5">
    <w:name w:val="_5yl5"/>
    <w:basedOn w:val="Fuentedeprrafopredeter"/>
    <w:rsid w:val="00862539"/>
  </w:style>
  <w:style w:type="paragraph" w:styleId="Encabezado">
    <w:name w:val="header"/>
    <w:basedOn w:val="Normal"/>
    <w:link w:val="EncabezadoCar"/>
    <w:uiPriority w:val="99"/>
    <w:unhideWhenUsed/>
    <w:rsid w:val="000C1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1056"/>
    <w:rPr>
      <w:rFonts w:eastAsiaTheme="minorEastAsia"/>
      <w:lang w:val="es-AR" w:eastAsia="es-AR"/>
    </w:rPr>
  </w:style>
  <w:style w:type="paragraph" w:styleId="Piedepgina">
    <w:name w:val="footer"/>
    <w:basedOn w:val="Normal"/>
    <w:link w:val="PiedepginaCar"/>
    <w:uiPriority w:val="99"/>
    <w:unhideWhenUsed/>
    <w:rsid w:val="000C1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1056"/>
    <w:rPr>
      <w:rFonts w:eastAsiaTheme="minorEastAsia"/>
      <w:lang w:val="es-AR" w:eastAsia="es-AR"/>
    </w:rPr>
  </w:style>
  <w:style w:type="character" w:customStyle="1" w:styleId="Ttulo3Car">
    <w:name w:val="Título 3 Car"/>
    <w:basedOn w:val="Fuentedeprrafopredeter"/>
    <w:link w:val="Ttulo3"/>
    <w:uiPriority w:val="9"/>
    <w:rsid w:val="00842595"/>
    <w:rPr>
      <w:rFonts w:asciiTheme="majorHAnsi" w:eastAsiaTheme="majorEastAsia" w:hAnsiTheme="majorHAnsi" w:cstheme="majorBidi"/>
      <w:b/>
      <w:bCs/>
      <w:color w:val="5B9BD5" w:themeColor="accent1"/>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CC0"/>
    <w:pPr>
      <w:spacing w:after="200" w:line="276" w:lineRule="auto"/>
    </w:pPr>
    <w:rPr>
      <w:rFonts w:eastAsiaTheme="minorEastAsia"/>
      <w:lang w:val="es-AR" w:eastAsia="es-AR"/>
    </w:rPr>
  </w:style>
  <w:style w:type="paragraph" w:styleId="Ttulo1">
    <w:name w:val="heading 1"/>
    <w:basedOn w:val="Normal"/>
    <w:next w:val="Normal"/>
    <w:link w:val="Ttulo1Car"/>
    <w:uiPriority w:val="9"/>
    <w:qFormat/>
    <w:rsid w:val="00F20CC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00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42595"/>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0CC0"/>
    <w:pPr>
      <w:ind w:left="720"/>
      <w:contextualSpacing/>
    </w:pPr>
  </w:style>
  <w:style w:type="character" w:styleId="Hipervnculo">
    <w:name w:val="Hyperlink"/>
    <w:basedOn w:val="Fuentedeprrafopredeter"/>
    <w:uiPriority w:val="99"/>
    <w:unhideWhenUsed/>
    <w:rsid w:val="00F20CC0"/>
    <w:rPr>
      <w:color w:val="0563C1" w:themeColor="hyperlink"/>
      <w:u w:val="single"/>
    </w:rPr>
  </w:style>
  <w:style w:type="paragraph" w:styleId="Ttulo">
    <w:name w:val="Title"/>
    <w:basedOn w:val="Normal"/>
    <w:next w:val="Normal"/>
    <w:link w:val="TtuloCar"/>
    <w:uiPriority w:val="10"/>
    <w:qFormat/>
    <w:rsid w:val="00F20C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F20CC0"/>
    <w:rPr>
      <w:rFonts w:asciiTheme="majorHAnsi" w:eastAsiaTheme="majorEastAsia" w:hAnsiTheme="majorHAnsi" w:cstheme="majorBidi"/>
      <w:color w:val="323E4F" w:themeColor="text2" w:themeShade="BF"/>
      <w:spacing w:val="5"/>
      <w:kern w:val="28"/>
      <w:sz w:val="52"/>
      <w:szCs w:val="52"/>
      <w:lang w:val="es-AR" w:eastAsia="es-AR"/>
    </w:rPr>
  </w:style>
  <w:style w:type="character" w:customStyle="1" w:styleId="Ttulo1Car">
    <w:name w:val="Título 1 Car"/>
    <w:basedOn w:val="Fuentedeprrafopredeter"/>
    <w:link w:val="Ttulo1"/>
    <w:uiPriority w:val="9"/>
    <w:rsid w:val="00F20CC0"/>
    <w:rPr>
      <w:rFonts w:asciiTheme="majorHAnsi" w:eastAsiaTheme="majorEastAsia" w:hAnsiTheme="majorHAnsi" w:cstheme="majorBidi"/>
      <w:b/>
      <w:bCs/>
      <w:color w:val="2E74B5" w:themeColor="accent1" w:themeShade="BF"/>
      <w:sz w:val="28"/>
      <w:szCs w:val="28"/>
      <w:lang w:val="es-AR" w:eastAsia="es-AR"/>
    </w:rPr>
  </w:style>
  <w:style w:type="character" w:customStyle="1" w:styleId="Ttulo2Car">
    <w:name w:val="Título 2 Car"/>
    <w:basedOn w:val="Fuentedeprrafopredeter"/>
    <w:link w:val="Ttulo2"/>
    <w:uiPriority w:val="9"/>
    <w:rsid w:val="00F002EA"/>
    <w:rPr>
      <w:rFonts w:asciiTheme="majorHAnsi" w:eastAsiaTheme="majorEastAsia" w:hAnsiTheme="majorHAnsi" w:cstheme="majorBidi"/>
      <w:color w:val="2E74B5" w:themeColor="accent1" w:themeShade="BF"/>
      <w:sz w:val="26"/>
      <w:szCs w:val="26"/>
      <w:lang w:val="es-AR" w:eastAsia="es-AR"/>
    </w:rPr>
  </w:style>
  <w:style w:type="character" w:styleId="Textodelmarcadordeposicin">
    <w:name w:val="Placeholder Text"/>
    <w:basedOn w:val="Fuentedeprrafopredeter"/>
    <w:uiPriority w:val="99"/>
    <w:semiHidden/>
    <w:rsid w:val="006B4018"/>
    <w:rPr>
      <w:color w:val="808080"/>
    </w:rPr>
  </w:style>
  <w:style w:type="table" w:styleId="Tablaconcuadrcula">
    <w:name w:val="Table Grid"/>
    <w:basedOn w:val="Tablanormal"/>
    <w:uiPriority w:val="39"/>
    <w:rsid w:val="009E65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A2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2DA9"/>
    <w:rPr>
      <w:rFonts w:ascii="Tahoma" w:eastAsiaTheme="minorEastAsia" w:hAnsi="Tahoma" w:cs="Tahoma"/>
      <w:sz w:val="16"/>
      <w:szCs w:val="16"/>
      <w:lang w:val="es-AR" w:eastAsia="es-AR"/>
    </w:rPr>
  </w:style>
  <w:style w:type="character" w:customStyle="1" w:styleId="5yl5">
    <w:name w:val="_5yl5"/>
    <w:basedOn w:val="Fuentedeprrafopredeter"/>
    <w:rsid w:val="00862539"/>
  </w:style>
  <w:style w:type="paragraph" w:styleId="Encabezado">
    <w:name w:val="header"/>
    <w:basedOn w:val="Normal"/>
    <w:link w:val="EncabezadoCar"/>
    <w:uiPriority w:val="99"/>
    <w:unhideWhenUsed/>
    <w:rsid w:val="000C1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1056"/>
    <w:rPr>
      <w:rFonts w:eastAsiaTheme="minorEastAsia"/>
      <w:lang w:val="es-AR" w:eastAsia="es-AR"/>
    </w:rPr>
  </w:style>
  <w:style w:type="paragraph" w:styleId="Piedepgina">
    <w:name w:val="footer"/>
    <w:basedOn w:val="Normal"/>
    <w:link w:val="PiedepginaCar"/>
    <w:uiPriority w:val="99"/>
    <w:unhideWhenUsed/>
    <w:rsid w:val="000C1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1056"/>
    <w:rPr>
      <w:rFonts w:eastAsiaTheme="minorEastAsia"/>
      <w:lang w:val="es-AR" w:eastAsia="es-AR"/>
    </w:rPr>
  </w:style>
  <w:style w:type="character" w:customStyle="1" w:styleId="Ttulo3Car">
    <w:name w:val="Título 3 Car"/>
    <w:basedOn w:val="Fuentedeprrafopredeter"/>
    <w:link w:val="Ttulo3"/>
    <w:uiPriority w:val="9"/>
    <w:rsid w:val="00842595"/>
    <w:rPr>
      <w:rFonts w:asciiTheme="majorHAnsi" w:eastAsiaTheme="majorEastAsia" w:hAnsiTheme="majorHAnsi" w:cstheme="majorBidi"/>
      <w:b/>
      <w:bCs/>
      <w:color w:val="5B9BD5" w:themeColor="accent1"/>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18008">
      <w:bodyDiv w:val="1"/>
      <w:marLeft w:val="0"/>
      <w:marRight w:val="0"/>
      <w:marTop w:val="0"/>
      <w:marBottom w:val="0"/>
      <w:divBdr>
        <w:top w:val="none" w:sz="0" w:space="0" w:color="auto"/>
        <w:left w:val="none" w:sz="0" w:space="0" w:color="auto"/>
        <w:bottom w:val="none" w:sz="0" w:space="0" w:color="auto"/>
        <w:right w:val="none" w:sz="0" w:space="0" w:color="auto"/>
      </w:divBdr>
      <w:divsChild>
        <w:div w:id="667246822">
          <w:marLeft w:val="0"/>
          <w:marRight w:val="0"/>
          <w:marTop w:val="0"/>
          <w:marBottom w:val="0"/>
          <w:divBdr>
            <w:top w:val="none" w:sz="0" w:space="0" w:color="auto"/>
            <w:left w:val="none" w:sz="0" w:space="0" w:color="auto"/>
            <w:bottom w:val="none" w:sz="0" w:space="0" w:color="auto"/>
            <w:right w:val="none" w:sz="0" w:space="0" w:color="auto"/>
          </w:divBdr>
          <w:divsChild>
            <w:div w:id="22244924">
              <w:marLeft w:val="0"/>
              <w:marRight w:val="0"/>
              <w:marTop w:val="0"/>
              <w:marBottom w:val="0"/>
              <w:divBdr>
                <w:top w:val="none" w:sz="0" w:space="0" w:color="auto"/>
                <w:left w:val="none" w:sz="0" w:space="0" w:color="auto"/>
                <w:bottom w:val="none" w:sz="0" w:space="0" w:color="auto"/>
                <w:right w:val="none" w:sz="0" w:space="0" w:color="auto"/>
              </w:divBdr>
              <w:divsChild>
                <w:div w:id="892277735">
                  <w:marLeft w:val="120"/>
                  <w:marRight w:val="120"/>
                  <w:marTop w:val="150"/>
                  <w:marBottom w:val="45"/>
                  <w:divBdr>
                    <w:top w:val="none" w:sz="0" w:space="0" w:color="auto"/>
                    <w:left w:val="none" w:sz="0" w:space="0" w:color="auto"/>
                    <w:bottom w:val="none" w:sz="0" w:space="0" w:color="auto"/>
                    <w:right w:val="none" w:sz="0" w:space="0" w:color="auto"/>
                  </w:divBdr>
                  <w:divsChild>
                    <w:div w:id="515120685">
                      <w:marLeft w:val="0"/>
                      <w:marRight w:val="0"/>
                      <w:marTop w:val="0"/>
                      <w:marBottom w:val="0"/>
                      <w:divBdr>
                        <w:top w:val="none" w:sz="0" w:space="0" w:color="auto"/>
                        <w:left w:val="none" w:sz="0" w:space="0" w:color="auto"/>
                        <w:bottom w:val="none" w:sz="0" w:space="0" w:color="auto"/>
                        <w:right w:val="none" w:sz="0" w:space="0" w:color="auto"/>
                      </w:divBdr>
                      <w:divsChild>
                        <w:div w:id="413481248">
                          <w:marLeft w:val="540"/>
                          <w:marRight w:val="0"/>
                          <w:marTop w:val="0"/>
                          <w:marBottom w:val="0"/>
                          <w:divBdr>
                            <w:top w:val="none" w:sz="0" w:space="0" w:color="auto"/>
                            <w:left w:val="none" w:sz="0" w:space="0" w:color="auto"/>
                            <w:bottom w:val="none" w:sz="0" w:space="0" w:color="auto"/>
                            <w:right w:val="none" w:sz="0" w:space="0" w:color="auto"/>
                          </w:divBdr>
                          <w:divsChild>
                            <w:div w:id="1047340188">
                              <w:marLeft w:val="0"/>
                              <w:marRight w:val="0"/>
                              <w:marTop w:val="0"/>
                              <w:marBottom w:val="0"/>
                              <w:divBdr>
                                <w:top w:val="none" w:sz="0" w:space="0" w:color="auto"/>
                                <w:left w:val="none" w:sz="0" w:space="0" w:color="auto"/>
                                <w:bottom w:val="none" w:sz="0" w:space="0" w:color="auto"/>
                                <w:right w:val="none" w:sz="0" w:space="0" w:color="auto"/>
                              </w:divBdr>
                              <w:divsChild>
                                <w:div w:id="1087924296">
                                  <w:marLeft w:val="0"/>
                                  <w:marRight w:val="0"/>
                                  <w:marTop w:val="0"/>
                                  <w:marBottom w:val="0"/>
                                  <w:divBdr>
                                    <w:top w:val="single" w:sz="6" w:space="0" w:color="D5D5D5"/>
                                    <w:left w:val="single" w:sz="6" w:space="0" w:color="D5D5D5"/>
                                    <w:bottom w:val="single" w:sz="6" w:space="0" w:color="D5D5D5"/>
                                    <w:right w:val="single" w:sz="6" w:space="0" w:color="D5D5D5"/>
                                  </w:divBdr>
                                  <w:divsChild>
                                    <w:div w:id="322661489">
                                      <w:marLeft w:val="0"/>
                                      <w:marRight w:val="0"/>
                                      <w:marTop w:val="0"/>
                                      <w:marBottom w:val="0"/>
                                      <w:divBdr>
                                        <w:top w:val="none" w:sz="0" w:space="0" w:color="auto"/>
                                        <w:left w:val="none" w:sz="0" w:space="0" w:color="auto"/>
                                        <w:bottom w:val="none" w:sz="0" w:space="0" w:color="auto"/>
                                        <w:right w:val="none" w:sz="0" w:space="0" w:color="auto"/>
                                      </w:divBdr>
                                      <w:divsChild>
                                        <w:div w:id="7844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104039">
      <w:bodyDiv w:val="1"/>
      <w:marLeft w:val="0"/>
      <w:marRight w:val="0"/>
      <w:marTop w:val="0"/>
      <w:marBottom w:val="0"/>
      <w:divBdr>
        <w:top w:val="none" w:sz="0" w:space="0" w:color="auto"/>
        <w:left w:val="none" w:sz="0" w:space="0" w:color="auto"/>
        <w:bottom w:val="none" w:sz="0" w:space="0" w:color="auto"/>
        <w:right w:val="none" w:sz="0" w:space="0" w:color="auto"/>
      </w:divBdr>
      <w:divsChild>
        <w:div w:id="180171963">
          <w:marLeft w:val="0"/>
          <w:marRight w:val="0"/>
          <w:marTop w:val="0"/>
          <w:marBottom w:val="0"/>
          <w:divBdr>
            <w:top w:val="none" w:sz="0" w:space="0" w:color="auto"/>
            <w:left w:val="none" w:sz="0" w:space="0" w:color="auto"/>
            <w:bottom w:val="none" w:sz="0" w:space="0" w:color="auto"/>
            <w:right w:val="none" w:sz="0" w:space="0" w:color="auto"/>
          </w:divBdr>
          <w:divsChild>
            <w:div w:id="1920168992">
              <w:marLeft w:val="0"/>
              <w:marRight w:val="0"/>
              <w:marTop w:val="0"/>
              <w:marBottom w:val="0"/>
              <w:divBdr>
                <w:top w:val="none" w:sz="0" w:space="0" w:color="auto"/>
                <w:left w:val="none" w:sz="0" w:space="0" w:color="auto"/>
                <w:bottom w:val="none" w:sz="0" w:space="0" w:color="auto"/>
                <w:right w:val="none" w:sz="0" w:space="0" w:color="auto"/>
              </w:divBdr>
              <w:divsChild>
                <w:div w:id="481695482">
                  <w:marLeft w:val="120"/>
                  <w:marRight w:val="120"/>
                  <w:marTop w:val="150"/>
                  <w:marBottom w:val="45"/>
                  <w:divBdr>
                    <w:top w:val="none" w:sz="0" w:space="0" w:color="auto"/>
                    <w:left w:val="none" w:sz="0" w:space="0" w:color="auto"/>
                    <w:bottom w:val="none" w:sz="0" w:space="0" w:color="auto"/>
                    <w:right w:val="none" w:sz="0" w:space="0" w:color="auto"/>
                  </w:divBdr>
                  <w:divsChild>
                    <w:div w:id="47270461">
                      <w:marLeft w:val="0"/>
                      <w:marRight w:val="0"/>
                      <w:marTop w:val="0"/>
                      <w:marBottom w:val="0"/>
                      <w:divBdr>
                        <w:top w:val="none" w:sz="0" w:space="0" w:color="auto"/>
                        <w:left w:val="none" w:sz="0" w:space="0" w:color="auto"/>
                        <w:bottom w:val="none" w:sz="0" w:space="0" w:color="auto"/>
                        <w:right w:val="none" w:sz="0" w:space="0" w:color="auto"/>
                      </w:divBdr>
                      <w:divsChild>
                        <w:div w:id="250357606">
                          <w:marLeft w:val="540"/>
                          <w:marRight w:val="0"/>
                          <w:marTop w:val="0"/>
                          <w:marBottom w:val="0"/>
                          <w:divBdr>
                            <w:top w:val="none" w:sz="0" w:space="0" w:color="auto"/>
                            <w:left w:val="none" w:sz="0" w:space="0" w:color="auto"/>
                            <w:bottom w:val="none" w:sz="0" w:space="0" w:color="auto"/>
                            <w:right w:val="none" w:sz="0" w:space="0" w:color="auto"/>
                          </w:divBdr>
                          <w:divsChild>
                            <w:div w:id="1108698286">
                              <w:marLeft w:val="0"/>
                              <w:marRight w:val="0"/>
                              <w:marTop w:val="0"/>
                              <w:marBottom w:val="0"/>
                              <w:divBdr>
                                <w:top w:val="none" w:sz="0" w:space="0" w:color="auto"/>
                                <w:left w:val="none" w:sz="0" w:space="0" w:color="auto"/>
                                <w:bottom w:val="none" w:sz="0" w:space="0" w:color="auto"/>
                                <w:right w:val="none" w:sz="0" w:space="0" w:color="auto"/>
                              </w:divBdr>
                              <w:divsChild>
                                <w:div w:id="1024357472">
                                  <w:marLeft w:val="0"/>
                                  <w:marRight w:val="0"/>
                                  <w:marTop w:val="0"/>
                                  <w:marBottom w:val="0"/>
                                  <w:divBdr>
                                    <w:top w:val="single" w:sz="6" w:space="0" w:color="D5D5D5"/>
                                    <w:left w:val="single" w:sz="6" w:space="0" w:color="D5D5D5"/>
                                    <w:bottom w:val="single" w:sz="6" w:space="0" w:color="D5D5D5"/>
                                    <w:right w:val="single" w:sz="6" w:space="0" w:color="D5D5D5"/>
                                  </w:divBdr>
                                  <w:divsChild>
                                    <w:div w:id="1388842633">
                                      <w:marLeft w:val="0"/>
                                      <w:marRight w:val="0"/>
                                      <w:marTop w:val="0"/>
                                      <w:marBottom w:val="0"/>
                                      <w:divBdr>
                                        <w:top w:val="none" w:sz="0" w:space="0" w:color="auto"/>
                                        <w:left w:val="none" w:sz="0" w:space="0" w:color="auto"/>
                                        <w:bottom w:val="none" w:sz="0" w:space="0" w:color="auto"/>
                                        <w:right w:val="none" w:sz="0" w:space="0" w:color="auto"/>
                                      </w:divBdr>
                                      <w:divsChild>
                                        <w:div w:id="20065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844663">
      <w:bodyDiv w:val="1"/>
      <w:marLeft w:val="0"/>
      <w:marRight w:val="0"/>
      <w:marTop w:val="0"/>
      <w:marBottom w:val="0"/>
      <w:divBdr>
        <w:top w:val="none" w:sz="0" w:space="0" w:color="auto"/>
        <w:left w:val="none" w:sz="0" w:space="0" w:color="auto"/>
        <w:bottom w:val="none" w:sz="0" w:space="0" w:color="auto"/>
        <w:right w:val="none" w:sz="0" w:space="0" w:color="auto"/>
      </w:divBdr>
      <w:divsChild>
        <w:div w:id="2017878505">
          <w:marLeft w:val="0"/>
          <w:marRight w:val="0"/>
          <w:marTop w:val="0"/>
          <w:marBottom w:val="0"/>
          <w:divBdr>
            <w:top w:val="none" w:sz="0" w:space="0" w:color="auto"/>
            <w:left w:val="none" w:sz="0" w:space="0" w:color="auto"/>
            <w:bottom w:val="none" w:sz="0" w:space="0" w:color="auto"/>
            <w:right w:val="none" w:sz="0" w:space="0" w:color="auto"/>
          </w:divBdr>
          <w:divsChild>
            <w:div w:id="47145587">
              <w:marLeft w:val="0"/>
              <w:marRight w:val="0"/>
              <w:marTop w:val="0"/>
              <w:marBottom w:val="0"/>
              <w:divBdr>
                <w:top w:val="none" w:sz="0" w:space="0" w:color="auto"/>
                <w:left w:val="none" w:sz="0" w:space="0" w:color="auto"/>
                <w:bottom w:val="none" w:sz="0" w:space="0" w:color="auto"/>
                <w:right w:val="none" w:sz="0" w:space="0" w:color="auto"/>
              </w:divBdr>
              <w:divsChild>
                <w:div w:id="1709061417">
                  <w:marLeft w:val="120"/>
                  <w:marRight w:val="120"/>
                  <w:marTop w:val="150"/>
                  <w:marBottom w:val="45"/>
                  <w:divBdr>
                    <w:top w:val="none" w:sz="0" w:space="0" w:color="auto"/>
                    <w:left w:val="none" w:sz="0" w:space="0" w:color="auto"/>
                    <w:bottom w:val="none" w:sz="0" w:space="0" w:color="auto"/>
                    <w:right w:val="none" w:sz="0" w:space="0" w:color="auto"/>
                  </w:divBdr>
                  <w:divsChild>
                    <w:div w:id="878973208">
                      <w:marLeft w:val="0"/>
                      <w:marRight w:val="0"/>
                      <w:marTop w:val="0"/>
                      <w:marBottom w:val="0"/>
                      <w:divBdr>
                        <w:top w:val="none" w:sz="0" w:space="0" w:color="auto"/>
                        <w:left w:val="none" w:sz="0" w:space="0" w:color="auto"/>
                        <w:bottom w:val="none" w:sz="0" w:space="0" w:color="auto"/>
                        <w:right w:val="none" w:sz="0" w:space="0" w:color="auto"/>
                      </w:divBdr>
                      <w:divsChild>
                        <w:div w:id="1616710738">
                          <w:marLeft w:val="540"/>
                          <w:marRight w:val="0"/>
                          <w:marTop w:val="0"/>
                          <w:marBottom w:val="0"/>
                          <w:divBdr>
                            <w:top w:val="none" w:sz="0" w:space="0" w:color="auto"/>
                            <w:left w:val="none" w:sz="0" w:space="0" w:color="auto"/>
                            <w:bottom w:val="none" w:sz="0" w:space="0" w:color="auto"/>
                            <w:right w:val="none" w:sz="0" w:space="0" w:color="auto"/>
                          </w:divBdr>
                          <w:divsChild>
                            <w:div w:id="1967153388">
                              <w:marLeft w:val="0"/>
                              <w:marRight w:val="0"/>
                              <w:marTop w:val="0"/>
                              <w:marBottom w:val="0"/>
                              <w:divBdr>
                                <w:top w:val="none" w:sz="0" w:space="0" w:color="auto"/>
                                <w:left w:val="none" w:sz="0" w:space="0" w:color="auto"/>
                                <w:bottom w:val="none" w:sz="0" w:space="0" w:color="auto"/>
                                <w:right w:val="none" w:sz="0" w:space="0" w:color="auto"/>
                              </w:divBdr>
                              <w:divsChild>
                                <w:div w:id="410615116">
                                  <w:marLeft w:val="0"/>
                                  <w:marRight w:val="0"/>
                                  <w:marTop w:val="0"/>
                                  <w:marBottom w:val="0"/>
                                  <w:divBdr>
                                    <w:top w:val="single" w:sz="6" w:space="0" w:color="D5D5D5"/>
                                    <w:left w:val="single" w:sz="6" w:space="0" w:color="D5D5D5"/>
                                    <w:bottom w:val="single" w:sz="6" w:space="0" w:color="D5D5D5"/>
                                    <w:right w:val="single" w:sz="6" w:space="0" w:color="D5D5D5"/>
                                  </w:divBdr>
                                  <w:divsChild>
                                    <w:div w:id="1722827204">
                                      <w:marLeft w:val="0"/>
                                      <w:marRight w:val="0"/>
                                      <w:marTop w:val="0"/>
                                      <w:marBottom w:val="0"/>
                                      <w:divBdr>
                                        <w:top w:val="none" w:sz="0" w:space="0" w:color="auto"/>
                                        <w:left w:val="none" w:sz="0" w:space="0" w:color="auto"/>
                                        <w:bottom w:val="none" w:sz="0" w:space="0" w:color="auto"/>
                                        <w:right w:val="none" w:sz="0" w:space="0" w:color="auto"/>
                                      </w:divBdr>
                                      <w:divsChild>
                                        <w:div w:id="14928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mailto:agustin.colazo@gmail.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7A066-EF5E-4D8B-A761-C4F68E4DB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4830</Words>
  <Characters>26571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Mathe</cp:lastModifiedBy>
  <cp:revision>2</cp:revision>
  <dcterms:created xsi:type="dcterms:W3CDTF">2016-06-16T13:35:00Z</dcterms:created>
  <dcterms:modified xsi:type="dcterms:W3CDTF">2016-06-16T13:35:00Z</dcterms:modified>
</cp:coreProperties>
</file>